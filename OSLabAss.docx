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249B6" w14:textId="27D403BC" w:rsidR="00084C41" w:rsidRPr="00BC630E" w:rsidRDefault="00000000">
      <w:pPr>
        <w:spacing w:after="200" w:line="276" w:lineRule="auto"/>
        <w:ind w:left="-720"/>
        <w:rPr>
          <w:rFonts w:ascii="Calibri" w:eastAsia="Calibri" w:hAnsi="Calibri" w:cs="Calibri"/>
          <w:b/>
          <w:bCs/>
          <w:u w:val="single"/>
          <w:rPrChange w:id="0" w:author="Krish Agrawal" w:date="2023-12-06T21:33:00Z">
            <w:rPr>
              <w:rFonts w:ascii="Calibri" w:eastAsia="Calibri" w:hAnsi="Calibri" w:cs="Calibri"/>
            </w:rPr>
          </w:rPrChange>
        </w:rPr>
        <w:pPrChange w:id="1" w:author="Krish Agrawal" w:date="2023-12-06T21:35:00Z">
          <w:pPr>
            <w:spacing w:after="200" w:line="276" w:lineRule="auto"/>
          </w:pPr>
        </w:pPrChange>
      </w:pPr>
      <w:r w:rsidRPr="00BC630E">
        <w:rPr>
          <w:rFonts w:ascii="Calibri" w:eastAsia="Calibri" w:hAnsi="Calibri" w:cs="Calibri"/>
          <w:b/>
          <w:bCs/>
          <w:u w:val="single"/>
          <w:rPrChange w:id="2" w:author="Krish Agrawal" w:date="2023-12-06T21:33:00Z">
            <w:rPr>
              <w:rFonts w:ascii="Calibri" w:eastAsia="Calibri" w:hAnsi="Calibri" w:cs="Calibri"/>
            </w:rPr>
          </w:rPrChange>
        </w:rPr>
        <w:t xml:space="preserve">Q1. </w:t>
      </w:r>
      <w:ins w:id="3" w:author="Krish Agrawal" w:date="2023-12-06T21:33:00Z">
        <w:r w:rsidR="00BC630E" w:rsidRPr="00BC630E">
          <w:rPr>
            <w:rFonts w:ascii="Calibri" w:eastAsia="Calibri" w:hAnsi="Calibri" w:cs="Calibri"/>
            <w:b/>
            <w:bCs/>
            <w:u w:val="single"/>
            <w:rPrChange w:id="4" w:author="Krish Agrawal" w:date="2023-12-06T21:33:00Z">
              <w:rPr>
                <w:rFonts w:ascii="Calibri" w:eastAsia="Calibri" w:hAnsi="Calibri" w:cs="Calibri"/>
              </w:rPr>
            </w:rPrChange>
          </w:rPr>
          <w:t>Implement the following basic commands used in LINUX/ UNIX OS</w:t>
        </w:r>
      </w:ins>
    </w:p>
    <w:p w14:paraId="325A78A9" w14:textId="77777777" w:rsidR="00767E75" w:rsidRDefault="00000000">
      <w:pPr>
        <w:numPr>
          <w:ilvl w:val="0"/>
          <w:numId w:val="1"/>
        </w:numPr>
        <w:spacing w:after="200" w:line="276" w:lineRule="auto"/>
        <w:ind w:left="360" w:hanging="360"/>
        <w:rPr>
          <w:ins w:id="5" w:author="Krish Agrawal" w:date="2023-12-06T21:35:00Z"/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ls:</w:t>
      </w:r>
    </w:p>
    <w:p w14:paraId="70E2C925" w14:textId="49573A0A" w:rsidR="00084C41" w:rsidRDefault="00000000">
      <w:pPr>
        <w:spacing w:after="200" w:line="276" w:lineRule="auto"/>
        <w:ind w:left="360"/>
        <w:rPr>
          <w:rFonts w:ascii="Calibri" w:eastAsia="Calibri" w:hAnsi="Calibri" w:cs="Calibri"/>
        </w:rPr>
        <w:pPrChange w:id="6" w:author="Krish Agrawal" w:date="2023-12-06T21:35:00Z">
          <w:pPr>
            <w:numPr>
              <w:numId w:val="1"/>
            </w:numPr>
            <w:spacing w:after="200" w:line="276" w:lineRule="auto"/>
            <w:ind w:left="360" w:hanging="360"/>
          </w:pPr>
        </w:pPrChange>
      </w:pPr>
      <w:r>
        <w:object w:dxaOrig="8640" w:dyaOrig="492" w14:anchorId="3267A491">
          <v:rect id="rectole0000000000" o:spid="_x0000_i1025" style="width:6in;height:25.1pt" o:ole="" o:preferrelative="t" stroked="f">
            <v:imagedata r:id="rId7" o:title=""/>
          </v:rect>
          <o:OLEObject Type="Embed" ProgID="StaticDib" ShapeID="rectole0000000000" DrawAspect="Content" ObjectID="_1763419235" r:id="rId8"/>
        </w:object>
      </w:r>
    </w:p>
    <w:p w14:paraId="474B7E5C" w14:textId="77777777" w:rsidR="00084C41" w:rsidRDefault="00000000">
      <w:pPr>
        <w:numPr>
          <w:ilvl w:val="0"/>
          <w:numId w:val="1"/>
        </w:numPr>
        <w:spacing w:after="200" w:line="276" w:lineRule="auto"/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man:</w:t>
      </w:r>
      <w:r>
        <w:object w:dxaOrig="8640" w:dyaOrig="2255" w14:anchorId="4D2120DF">
          <v:rect id="rectole0000000001" o:spid="_x0000_i1026" style="width:6in;height:112.2pt" o:ole="" o:preferrelative="t" stroked="f">
            <v:imagedata r:id="rId9" o:title=""/>
          </v:rect>
          <o:OLEObject Type="Embed" ProgID="StaticDib" ShapeID="rectole0000000001" DrawAspect="Content" ObjectID="_1763419236" r:id="rId10"/>
        </w:object>
      </w:r>
    </w:p>
    <w:p w14:paraId="363B7B3F" w14:textId="77777777" w:rsidR="00084C41" w:rsidRDefault="00000000">
      <w:pPr>
        <w:numPr>
          <w:ilvl w:val="0"/>
          <w:numId w:val="1"/>
        </w:numPr>
        <w:spacing w:after="200" w:line="276" w:lineRule="auto"/>
        <w:ind w:left="36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pwd</w:t>
      </w:r>
      <w:proofErr w:type="spellEnd"/>
      <w:r>
        <w:rPr>
          <w:rFonts w:ascii="Calibri" w:eastAsia="Calibri" w:hAnsi="Calibri" w:cs="Calibri"/>
        </w:rPr>
        <w:t>:</w:t>
      </w:r>
    </w:p>
    <w:p w14:paraId="22F3E1FA" w14:textId="77777777" w:rsidR="00084C41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2223" w:dyaOrig="670" w14:anchorId="0AF6EED2">
          <v:rect id="rectole0000000002" o:spid="_x0000_i1027" style="width:111.35pt;height:33.5pt" o:ole="" o:preferrelative="t" stroked="f">
            <v:imagedata r:id="rId11" o:title=""/>
          </v:rect>
          <o:OLEObject Type="Embed" ProgID="StaticDib" ShapeID="rectole0000000002" DrawAspect="Content" ObjectID="_1763419237" r:id="rId12"/>
        </w:object>
      </w:r>
    </w:p>
    <w:p w14:paraId="0130EF3E" w14:textId="77777777" w:rsidR="00084C41" w:rsidRDefault="00000000">
      <w:pPr>
        <w:numPr>
          <w:ilvl w:val="0"/>
          <w:numId w:val="2"/>
        </w:numPr>
        <w:spacing w:after="200" w:line="276" w:lineRule="auto"/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who:</w:t>
      </w:r>
    </w:p>
    <w:p w14:paraId="4D56D292" w14:textId="77777777" w:rsidR="00084C41" w:rsidRDefault="0000000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3148" w:dyaOrig="635" w14:anchorId="3E349FAB">
          <v:rect id="rectole0000000003" o:spid="_x0000_i1028" style="width:157.4pt;height:32.65pt" o:ole="" o:preferrelative="t" stroked="f">
            <v:imagedata r:id="rId13" o:title=""/>
          </v:rect>
          <o:OLEObject Type="Embed" ProgID="StaticDib" ShapeID="rectole0000000003" DrawAspect="Content" ObjectID="_1763419238" r:id="rId14"/>
        </w:object>
      </w:r>
    </w:p>
    <w:p w14:paraId="16D91BF6" w14:textId="77777777" w:rsidR="00084C41" w:rsidRDefault="00000000">
      <w:pPr>
        <w:numPr>
          <w:ilvl w:val="0"/>
          <w:numId w:val="3"/>
        </w:numPr>
        <w:spacing w:after="200" w:line="276" w:lineRule="auto"/>
        <w:ind w:left="36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whoami</w:t>
      </w:r>
      <w:proofErr w:type="spellEnd"/>
      <w:r>
        <w:rPr>
          <w:rFonts w:ascii="Calibri" w:eastAsia="Calibri" w:hAnsi="Calibri" w:cs="Calibri"/>
        </w:rPr>
        <w:t>:</w:t>
      </w:r>
    </w:p>
    <w:p w14:paraId="2212610B" w14:textId="77777777" w:rsidR="00084C41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2540" w:dyaOrig="755" w14:anchorId="03DE3180">
          <v:rect id="rectole0000000004" o:spid="_x0000_i1029" style="width:127.25pt;height:37.65pt" o:ole="" o:preferrelative="t" stroked="f">
            <v:imagedata r:id="rId15" o:title=""/>
          </v:rect>
          <o:OLEObject Type="Embed" ProgID="StaticDib" ShapeID="rectole0000000004" DrawAspect="Content" ObjectID="_1763419239" r:id="rId16"/>
        </w:object>
      </w:r>
    </w:p>
    <w:p w14:paraId="3621B113" w14:textId="77777777" w:rsidR="00084C41" w:rsidRDefault="00000000">
      <w:pPr>
        <w:numPr>
          <w:ilvl w:val="0"/>
          <w:numId w:val="4"/>
        </w:numPr>
        <w:spacing w:after="200" w:line="240" w:lineRule="auto"/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date:</w:t>
      </w:r>
    </w:p>
    <w:p w14:paraId="4592E3B8" w14:textId="77777777" w:rsidR="00084C41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2809" w:dyaOrig="832" w14:anchorId="7E1DAED3">
          <v:rect id="rectole0000000005" o:spid="_x0000_i1030" style="width:140.65pt;height:41.85pt" o:ole="" o:preferrelative="t" stroked="f">
            <v:imagedata r:id="rId17" o:title=""/>
          </v:rect>
          <o:OLEObject Type="Embed" ProgID="StaticDib" ShapeID="rectole0000000005" DrawAspect="Content" ObjectID="_1763419240" r:id="rId18"/>
        </w:object>
      </w:r>
    </w:p>
    <w:p w14:paraId="2F36DE11" w14:textId="77777777" w:rsidR="00084C41" w:rsidRDefault="00000000">
      <w:pPr>
        <w:numPr>
          <w:ilvl w:val="0"/>
          <w:numId w:val="5"/>
        </w:numPr>
        <w:spacing w:after="200" w:line="240" w:lineRule="auto"/>
        <w:ind w:left="36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cal</w:t>
      </w:r>
      <w:proofErr w:type="spellEnd"/>
      <w:r>
        <w:rPr>
          <w:rFonts w:ascii="Calibri" w:eastAsia="Calibri" w:hAnsi="Calibri" w:cs="Calibri"/>
        </w:rPr>
        <w:t>:</w:t>
      </w:r>
    </w:p>
    <w:p w14:paraId="66F1EBF2" w14:textId="77777777" w:rsidR="00084C41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1990" w:dyaOrig="1771" w14:anchorId="53C8BEC0">
          <v:rect id="rectole0000000006" o:spid="_x0000_i1031" style="width:98.8pt;height:88.75pt" o:ole="" o:preferrelative="t" stroked="f">
            <v:imagedata r:id="rId19" o:title=""/>
          </v:rect>
          <o:OLEObject Type="Embed" ProgID="StaticDib" ShapeID="rectole0000000006" DrawAspect="Content" ObjectID="_1763419241" r:id="rId20"/>
        </w:object>
      </w:r>
    </w:p>
    <w:p w14:paraId="69F57E79" w14:textId="77777777" w:rsidR="00084C41" w:rsidRDefault="00000000">
      <w:pPr>
        <w:numPr>
          <w:ilvl w:val="0"/>
          <w:numId w:val="6"/>
        </w:numPr>
        <w:spacing w:after="200" w:line="240" w:lineRule="auto"/>
        <w:ind w:left="36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mkdir</w:t>
      </w:r>
      <w:proofErr w:type="spellEnd"/>
      <w:r>
        <w:rPr>
          <w:rFonts w:ascii="Calibri" w:eastAsia="Calibri" w:hAnsi="Calibri" w:cs="Calibri"/>
        </w:rPr>
        <w:t>:</w:t>
      </w:r>
    </w:p>
    <w:p w14:paraId="0A01E6D0" w14:textId="77777777" w:rsidR="00084C41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ab/>
      </w:r>
      <w:r>
        <w:object w:dxaOrig="3543" w:dyaOrig="910" w14:anchorId="574AAD61">
          <v:rect id="rectole0000000007" o:spid="_x0000_i1032" style="width:176.65pt;height:45.2pt" o:ole="" o:preferrelative="t" stroked="f">
            <v:imagedata r:id="rId21" o:title=""/>
          </v:rect>
          <o:OLEObject Type="Embed" ProgID="StaticDib" ShapeID="rectole0000000007" DrawAspect="Content" ObjectID="_1763419242" r:id="rId22"/>
        </w:object>
      </w:r>
    </w:p>
    <w:p w14:paraId="060080E6" w14:textId="77777777" w:rsidR="00084C41" w:rsidRDefault="00000000">
      <w:pPr>
        <w:numPr>
          <w:ilvl w:val="0"/>
          <w:numId w:val="7"/>
        </w:numPr>
        <w:spacing w:after="200" w:line="240" w:lineRule="auto"/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rm:</w:t>
      </w:r>
    </w:p>
    <w:p w14:paraId="5C5DA808" w14:textId="77777777" w:rsidR="00084C41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3240" w:dyaOrig="1186" w14:anchorId="66EA5613">
          <v:rect id="rectole0000000008" o:spid="_x0000_i1033" style="width:162.4pt;height:59.45pt" o:ole="" o:preferrelative="t" stroked="f">
            <v:imagedata r:id="rId23" o:title=""/>
          </v:rect>
          <o:OLEObject Type="Embed" ProgID="StaticDib" ShapeID="rectole0000000008" DrawAspect="Content" ObjectID="_1763419243" r:id="rId24"/>
        </w:object>
      </w:r>
    </w:p>
    <w:p w14:paraId="100428C1" w14:textId="77777777" w:rsidR="00084C41" w:rsidRDefault="00000000">
      <w:pPr>
        <w:numPr>
          <w:ilvl w:val="0"/>
          <w:numId w:val="8"/>
        </w:numPr>
        <w:spacing w:after="200" w:line="240" w:lineRule="auto"/>
        <w:ind w:left="36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rmdir</w:t>
      </w:r>
      <w:proofErr w:type="spellEnd"/>
      <w:r>
        <w:rPr>
          <w:rFonts w:ascii="Calibri" w:eastAsia="Calibri" w:hAnsi="Calibri" w:cs="Calibri"/>
        </w:rPr>
        <w:t>:</w:t>
      </w:r>
    </w:p>
    <w:p w14:paraId="0A9C3288" w14:textId="77777777" w:rsidR="00084C41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3536" w:dyaOrig="1023" w14:anchorId="46F51010">
          <v:rect id="rectole0000000009" o:spid="_x0000_i1034" style="width:176.65pt;height:51.05pt" o:ole="" o:preferrelative="t" stroked="f">
            <v:imagedata r:id="rId25" o:title=""/>
          </v:rect>
          <o:OLEObject Type="Embed" ProgID="StaticDib" ShapeID="rectole0000000009" DrawAspect="Content" ObjectID="_1763419244" r:id="rId26"/>
        </w:object>
      </w:r>
    </w:p>
    <w:p w14:paraId="254B4AA6" w14:textId="77777777" w:rsidR="00084C41" w:rsidRDefault="00000000">
      <w:pPr>
        <w:numPr>
          <w:ilvl w:val="0"/>
          <w:numId w:val="9"/>
        </w:numPr>
        <w:spacing w:after="200" w:line="240" w:lineRule="auto"/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cat:</w:t>
      </w:r>
    </w:p>
    <w:p w14:paraId="547B8178" w14:textId="77777777" w:rsidR="00084C41" w:rsidRDefault="0000000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3240" w:dyaOrig="1150" w14:anchorId="427604A3">
          <v:rect id="rectole0000000010" o:spid="_x0000_i1035" style="width:162.4pt;height:57.75pt" o:ole="" o:preferrelative="t" stroked="f">
            <v:imagedata r:id="rId27" o:title=""/>
          </v:rect>
          <o:OLEObject Type="Embed" ProgID="StaticDib" ShapeID="rectole0000000010" DrawAspect="Content" ObjectID="_1763419245" r:id="rId28"/>
        </w:object>
      </w:r>
    </w:p>
    <w:p w14:paraId="2122B728" w14:textId="77777777" w:rsidR="00084C41" w:rsidRDefault="00000000">
      <w:pPr>
        <w:numPr>
          <w:ilvl w:val="0"/>
          <w:numId w:val="10"/>
        </w:numPr>
        <w:spacing w:after="200" w:line="240" w:lineRule="auto"/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head:</w:t>
      </w:r>
    </w:p>
    <w:p w14:paraId="221FA622" w14:textId="333527EA" w:rsidR="00C1712C" w:rsidRDefault="00000000" w:rsidP="00C1712C">
      <w:pPr>
        <w:spacing w:after="200"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C1712C" w:rsidRPr="00C1712C">
        <w:rPr>
          <w:rFonts w:ascii="Calibri" w:eastAsia="Calibri" w:hAnsi="Calibri" w:cs="Calibri"/>
          <w:noProof/>
        </w:rPr>
        <w:drawing>
          <wp:inline distT="0" distB="0" distL="0" distR="0" wp14:anchorId="14675753" wp14:editId="00BB7588">
            <wp:extent cx="2124544" cy="3008671"/>
            <wp:effectExtent l="0" t="0" r="0" b="0"/>
            <wp:docPr id="107397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767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0889" cy="30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1966" w14:textId="77777777" w:rsidR="00BA1B7D" w:rsidRDefault="00BA1B7D" w:rsidP="00C1712C">
      <w:pPr>
        <w:spacing w:after="200" w:line="240" w:lineRule="auto"/>
        <w:ind w:left="360"/>
        <w:rPr>
          <w:ins w:id="7" w:author="Krish Agrawal" w:date="2023-12-07T00:45:00Z"/>
          <w:rFonts w:ascii="Calibri" w:eastAsia="Calibri" w:hAnsi="Calibri" w:cs="Calibri"/>
        </w:rPr>
      </w:pPr>
    </w:p>
    <w:p w14:paraId="3B71574C" w14:textId="77777777" w:rsidR="000B38E9" w:rsidRDefault="000B38E9" w:rsidP="00C1712C">
      <w:pPr>
        <w:spacing w:after="200" w:line="240" w:lineRule="auto"/>
        <w:ind w:left="360"/>
        <w:rPr>
          <w:ins w:id="8" w:author="Krish Agrawal" w:date="2023-12-07T00:45:00Z"/>
          <w:rFonts w:ascii="Calibri" w:eastAsia="Calibri" w:hAnsi="Calibri" w:cs="Calibri"/>
        </w:rPr>
      </w:pPr>
    </w:p>
    <w:p w14:paraId="2F9A2AEB" w14:textId="77777777" w:rsidR="000B38E9" w:rsidRDefault="000B38E9" w:rsidP="00C1712C">
      <w:pPr>
        <w:spacing w:after="200" w:line="240" w:lineRule="auto"/>
        <w:ind w:left="360"/>
        <w:rPr>
          <w:rFonts w:ascii="Calibri" w:eastAsia="Calibri" w:hAnsi="Calibri" w:cs="Calibri"/>
        </w:rPr>
      </w:pPr>
    </w:p>
    <w:p w14:paraId="6167D027" w14:textId="77777777" w:rsidR="00BA1B7D" w:rsidRDefault="00BA1B7D" w:rsidP="00C1712C">
      <w:pPr>
        <w:spacing w:after="200" w:line="240" w:lineRule="auto"/>
        <w:ind w:left="360"/>
        <w:rPr>
          <w:rFonts w:ascii="Calibri" w:eastAsia="Calibri" w:hAnsi="Calibri" w:cs="Calibri"/>
        </w:rPr>
      </w:pPr>
    </w:p>
    <w:p w14:paraId="23791BC6" w14:textId="065E1D36" w:rsidR="00C1712C" w:rsidRDefault="00BA1B7D" w:rsidP="00C1712C">
      <w:pPr>
        <w:pStyle w:val="ListParagraph"/>
        <w:numPr>
          <w:ilvl w:val="0"/>
          <w:numId w:val="11"/>
        </w:num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tail:</w:t>
      </w:r>
    </w:p>
    <w:p w14:paraId="65DB3D05" w14:textId="2EA3D1E8" w:rsidR="00BA1B7D" w:rsidRDefault="00BA1B7D" w:rsidP="00BA1B7D">
      <w:pPr>
        <w:pStyle w:val="ListParagraph"/>
        <w:spacing w:after="200" w:line="240" w:lineRule="auto"/>
        <w:ind w:left="360" w:firstLine="360"/>
        <w:rPr>
          <w:rFonts w:ascii="Calibri" w:eastAsia="Calibri" w:hAnsi="Calibri" w:cs="Calibri"/>
        </w:rPr>
      </w:pPr>
      <w:r w:rsidRPr="00BA1B7D">
        <w:rPr>
          <w:rFonts w:ascii="Calibri" w:eastAsia="Calibri" w:hAnsi="Calibri" w:cs="Calibri"/>
          <w:noProof/>
        </w:rPr>
        <w:drawing>
          <wp:inline distT="0" distB="0" distL="0" distR="0" wp14:anchorId="5DB8905D" wp14:editId="49AC71EA">
            <wp:extent cx="2569135" cy="3448050"/>
            <wp:effectExtent l="0" t="0" r="3175" b="0"/>
            <wp:docPr id="106679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976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354" cy="345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0824" w14:textId="77777777" w:rsidR="00BA1B7D" w:rsidRDefault="00BA1B7D" w:rsidP="00BA1B7D">
      <w:pPr>
        <w:pStyle w:val="ListParagraph"/>
        <w:spacing w:after="200" w:line="240" w:lineRule="auto"/>
        <w:ind w:left="360" w:firstLine="360"/>
        <w:rPr>
          <w:rFonts w:ascii="Calibri" w:eastAsia="Calibri" w:hAnsi="Calibri" w:cs="Calibri"/>
        </w:rPr>
      </w:pPr>
    </w:p>
    <w:p w14:paraId="3066D9CF" w14:textId="131DFDC2" w:rsidR="00BA1B7D" w:rsidRPr="0043588F" w:rsidRDefault="00BA1B7D" w:rsidP="0043588F">
      <w:pPr>
        <w:pStyle w:val="ListParagraph"/>
        <w:numPr>
          <w:ilvl w:val="0"/>
          <w:numId w:val="11"/>
        </w:num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more:</w:t>
      </w:r>
    </w:p>
    <w:p w14:paraId="4882EBDB" w14:textId="551F827A" w:rsidR="00BA1B7D" w:rsidRPr="00BA1B7D" w:rsidRDefault="0043588F" w:rsidP="0043588F">
      <w:pPr>
        <w:pStyle w:val="ListParagraph"/>
        <w:spacing w:after="200" w:line="240" w:lineRule="auto"/>
        <w:ind w:left="360" w:firstLine="360"/>
        <w:rPr>
          <w:rFonts w:ascii="Calibri" w:eastAsia="Calibri" w:hAnsi="Calibri" w:cs="Calibri"/>
        </w:rPr>
      </w:pPr>
      <w:r w:rsidRPr="0043588F">
        <w:rPr>
          <w:rFonts w:ascii="Calibri" w:eastAsia="Calibri" w:hAnsi="Calibri" w:cs="Calibri"/>
          <w:noProof/>
        </w:rPr>
        <w:drawing>
          <wp:inline distT="0" distB="0" distL="0" distR="0" wp14:anchorId="34DD5591" wp14:editId="5BD3ED11">
            <wp:extent cx="6281300" cy="885825"/>
            <wp:effectExtent l="0" t="0" r="5715" b="0"/>
            <wp:docPr id="3991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06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056" cy="89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CC5" w14:textId="77777777" w:rsidR="00BA1B7D" w:rsidRPr="00C1712C" w:rsidRDefault="00BA1B7D" w:rsidP="00BA1B7D">
      <w:pPr>
        <w:pStyle w:val="ListParagraph"/>
        <w:spacing w:after="200" w:line="240" w:lineRule="auto"/>
        <w:ind w:left="360"/>
        <w:rPr>
          <w:rFonts w:ascii="Calibri" w:eastAsia="Calibri" w:hAnsi="Calibri" w:cs="Calibri"/>
        </w:rPr>
      </w:pPr>
    </w:p>
    <w:p w14:paraId="66F3A823" w14:textId="5C9440DF" w:rsidR="00084C41" w:rsidRDefault="0043588F" w:rsidP="0043588F">
      <w:pPr>
        <w:pStyle w:val="ListParagraph"/>
        <w:numPr>
          <w:ilvl w:val="0"/>
          <w:numId w:val="11"/>
        </w:num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less: </w:t>
      </w:r>
    </w:p>
    <w:p w14:paraId="3D052D81" w14:textId="38E15165" w:rsidR="0043588F" w:rsidRDefault="0043588F" w:rsidP="0043588F">
      <w:pPr>
        <w:pStyle w:val="ListParagraph"/>
        <w:spacing w:after="200" w:line="276" w:lineRule="auto"/>
        <w:ind w:left="360" w:firstLine="360"/>
        <w:rPr>
          <w:ins w:id="9" w:author="Krish Agrawal" w:date="2023-12-07T00:45:00Z"/>
          <w:rFonts w:ascii="Calibri" w:eastAsia="Calibri" w:hAnsi="Calibri" w:cs="Calibri"/>
        </w:rPr>
      </w:pPr>
      <w:r w:rsidRPr="0043588F">
        <w:rPr>
          <w:rFonts w:ascii="Calibri" w:eastAsia="Calibri" w:hAnsi="Calibri" w:cs="Calibri"/>
          <w:noProof/>
        </w:rPr>
        <w:drawing>
          <wp:inline distT="0" distB="0" distL="0" distR="0" wp14:anchorId="36FC6230" wp14:editId="3E49BC91">
            <wp:extent cx="5943600" cy="2938145"/>
            <wp:effectExtent l="0" t="0" r="0" b="0"/>
            <wp:docPr id="47001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159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2541" w14:textId="77777777" w:rsidR="000B38E9" w:rsidRDefault="000B38E9" w:rsidP="0043588F">
      <w:pPr>
        <w:pStyle w:val="ListParagraph"/>
        <w:spacing w:after="200" w:line="276" w:lineRule="auto"/>
        <w:ind w:left="360" w:firstLine="360"/>
        <w:rPr>
          <w:ins w:id="10" w:author="Krish Agrawal" w:date="2023-12-07T00:45:00Z"/>
          <w:rFonts w:ascii="Calibri" w:eastAsia="Calibri" w:hAnsi="Calibri" w:cs="Calibri"/>
        </w:rPr>
      </w:pPr>
    </w:p>
    <w:p w14:paraId="7C116ED0" w14:textId="77777777" w:rsidR="000B38E9" w:rsidRDefault="000B38E9" w:rsidP="0043588F">
      <w:pPr>
        <w:pStyle w:val="ListParagraph"/>
        <w:spacing w:after="200" w:line="276" w:lineRule="auto"/>
        <w:ind w:left="360" w:firstLine="360"/>
        <w:rPr>
          <w:ins w:id="11" w:author="Krish Agrawal" w:date="2023-12-07T00:45:00Z"/>
          <w:rFonts w:ascii="Calibri" w:eastAsia="Calibri" w:hAnsi="Calibri" w:cs="Calibri"/>
        </w:rPr>
      </w:pPr>
    </w:p>
    <w:p w14:paraId="53AEB6B3" w14:textId="77777777" w:rsidR="000B38E9" w:rsidRDefault="000B38E9" w:rsidP="0043588F">
      <w:pPr>
        <w:pStyle w:val="ListParagraph"/>
        <w:spacing w:after="200" w:line="276" w:lineRule="auto"/>
        <w:ind w:left="360" w:firstLine="360"/>
        <w:rPr>
          <w:rFonts w:ascii="Calibri" w:eastAsia="Calibri" w:hAnsi="Calibri" w:cs="Calibri"/>
        </w:rPr>
      </w:pPr>
    </w:p>
    <w:p w14:paraId="6AF10AEA" w14:textId="2F28458C" w:rsidR="0043588F" w:rsidRDefault="0043588F" w:rsidP="0043588F">
      <w:pPr>
        <w:pStyle w:val="ListParagraph"/>
        <w:numPr>
          <w:ilvl w:val="0"/>
          <w:numId w:val="11"/>
        </w:numPr>
        <w:spacing w:after="200" w:line="276" w:lineRule="auto"/>
        <w:rPr>
          <w:ins w:id="12" w:author="Krish Agrawal" w:date="2023-12-06T21:30:00Z"/>
          <w:rFonts w:ascii="Calibri" w:eastAsia="Calibri" w:hAnsi="Calibri" w:cs="Calibri"/>
        </w:rPr>
      </w:pPr>
      <w:ins w:id="13" w:author="Krish Agrawal" w:date="2023-12-06T21:30:00Z">
        <w:r>
          <w:rPr>
            <w:rFonts w:ascii="Calibri" w:eastAsia="Calibri" w:hAnsi="Calibri" w:cs="Calibri"/>
          </w:rPr>
          <w:lastRenderedPageBreak/>
          <w:t>cp:</w:t>
        </w:r>
      </w:ins>
    </w:p>
    <w:p w14:paraId="17506753" w14:textId="4876F19B" w:rsidR="0043588F" w:rsidRDefault="0043588F">
      <w:pPr>
        <w:pStyle w:val="ListParagraph"/>
        <w:spacing w:after="200" w:line="276" w:lineRule="auto"/>
        <w:rPr>
          <w:ins w:id="14" w:author="Krish Agrawal" w:date="2023-12-06T21:30:00Z"/>
          <w:rFonts w:ascii="Calibri" w:eastAsia="Calibri" w:hAnsi="Calibri" w:cs="Calibri"/>
        </w:rPr>
        <w:pPrChange w:id="15" w:author="Krish Agrawal" w:date="2023-12-06T21:30:00Z">
          <w:pPr>
            <w:pStyle w:val="ListParagraph"/>
            <w:numPr>
              <w:numId w:val="11"/>
            </w:numPr>
            <w:spacing w:after="200" w:line="276" w:lineRule="auto"/>
            <w:ind w:left="360" w:hanging="360"/>
          </w:pPr>
        </w:pPrChange>
      </w:pPr>
      <w:ins w:id="16" w:author="Krish Agrawal" w:date="2023-12-06T21:32:00Z">
        <w:r w:rsidRPr="0043588F">
          <w:rPr>
            <w:rFonts w:ascii="Calibri" w:eastAsia="Calibri" w:hAnsi="Calibri" w:cs="Calibri"/>
            <w:noProof/>
          </w:rPr>
          <w:drawing>
            <wp:inline distT="0" distB="0" distL="0" distR="0" wp14:anchorId="161FAC77" wp14:editId="58280CF2">
              <wp:extent cx="3524742" cy="1724266"/>
              <wp:effectExtent l="0" t="0" r="0" b="9525"/>
              <wp:docPr id="8806220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8062203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24742" cy="172426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F45DF5D" w14:textId="4FCECA96" w:rsidR="0043588F" w:rsidRDefault="0043588F" w:rsidP="0043588F">
      <w:pPr>
        <w:pStyle w:val="ListParagraph"/>
        <w:numPr>
          <w:ilvl w:val="0"/>
          <w:numId w:val="11"/>
        </w:numPr>
        <w:spacing w:after="200" w:line="276" w:lineRule="auto"/>
        <w:rPr>
          <w:ins w:id="17" w:author="Krish Agrawal" w:date="2023-12-06T21:32:00Z"/>
          <w:rFonts w:ascii="Calibri" w:eastAsia="Calibri" w:hAnsi="Calibri" w:cs="Calibri"/>
        </w:rPr>
      </w:pPr>
      <w:ins w:id="18" w:author="Krish Agrawal" w:date="2023-12-06T21:32:00Z">
        <w:r>
          <w:rPr>
            <w:rFonts w:ascii="Calibri" w:eastAsia="Calibri" w:hAnsi="Calibri" w:cs="Calibri"/>
          </w:rPr>
          <w:t>mv:</w:t>
        </w:r>
      </w:ins>
    </w:p>
    <w:p w14:paraId="144D21AD" w14:textId="5146D775" w:rsidR="0043588F" w:rsidRDefault="00BC630E">
      <w:pPr>
        <w:pStyle w:val="ListParagraph"/>
        <w:spacing w:after="200" w:line="276" w:lineRule="auto"/>
        <w:rPr>
          <w:ins w:id="19" w:author="Krish Agrawal" w:date="2023-12-06T21:32:00Z"/>
          <w:rFonts w:ascii="Calibri" w:eastAsia="Calibri" w:hAnsi="Calibri" w:cs="Calibri"/>
        </w:rPr>
        <w:pPrChange w:id="20" w:author="Krish Agrawal" w:date="2023-12-06T21:32:00Z">
          <w:pPr>
            <w:pStyle w:val="ListParagraph"/>
            <w:numPr>
              <w:numId w:val="11"/>
            </w:numPr>
            <w:spacing w:after="200" w:line="276" w:lineRule="auto"/>
            <w:ind w:left="360" w:hanging="360"/>
          </w:pPr>
        </w:pPrChange>
      </w:pPr>
      <w:ins w:id="21" w:author="Krish Agrawal" w:date="2023-12-06T21:33:00Z">
        <w:r w:rsidRPr="00BC630E">
          <w:rPr>
            <w:rFonts w:ascii="Calibri" w:eastAsia="Calibri" w:hAnsi="Calibri" w:cs="Calibri"/>
            <w:noProof/>
          </w:rPr>
          <w:drawing>
            <wp:inline distT="0" distB="0" distL="0" distR="0" wp14:anchorId="25C4849D" wp14:editId="7F203E18">
              <wp:extent cx="3715268" cy="1714739"/>
              <wp:effectExtent l="0" t="0" r="0" b="0"/>
              <wp:docPr id="93839236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38392367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15268" cy="171473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2132C1" w14:textId="64A4F4F8" w:rsidR="0043588F" w:rsidRDefault="00BC630E" w:rsidP="0043588F">
      <w:pPr>
        <w:pStyle w:val="ListParagraph"/>
        <w:numPr>
          <w:ilvl w:val="0"/>
          <w:numId w:val="11"/>
        </w:numPr>
        <w:spacing w:after="200" w:line="276" w:lineRule="auto"/>
        <w:rPr>
          <w:ins w:id="22" w:author="Krish Agrawal" w:date="2023-12-06T21:33:00Z"/>
          <w:rFonts w:ascii="Calibri" w:eastAsia="Calibri" w:hAnsi="Calibri" w:cs="Calibri"/>
        </w:rPr>
      </w:pPr>
      <w:ins w:id="23" w:author="Krish Agrawal" w:date="2023-12-06T21:33:00Z">
        <w:r>
          <w:rPr>
            <w:rFonts w:ascii="Calibri" w:eastAsia="Calibri" w:hAnsi="Calibri" w:cs="Calibri"/>
          </w:rPr>
          <w:t>echo:</w:t>
        </w:r>
      </w:ins>
    </w:p>
    <w:p w14:paraId="33BCA981" w14:textId="155240CC" w:rsidR="00BC630E" w:rsidDel="00767E75" w:rsidRDefault="00767E75" w:rsidP="00767E75">
      <w:pPr>
        <w:pStyle w:val="ListParagraph"/>
        <w:spacing w:after="200" w:line="276" w:lineRule="auto"/>
        <w:rPr>
          <w:del w:id="24" w:author="Krish Agrawal" w:date="2023-12-06T21:34:00Z"/>
          <w:rFonts w:ascii="Calibri" w:eastAsia="Calibri" w:hAnsi="Calibri" w:cs="Calibri"/>
        </w:rPr>
      </w:pPr>
      <w:ins w:id="25" w:author="Krish Agrawal" w:date="2023-12-06T21:34:00Z">
        <w:r w:rsidRPr="00767E75">
          <w:rPr>
            <w:rFonts w:ascii="Calibri" w:eastAsia="Calibri" w:hAnsi="Calibri" w:cs="Calibri"/>
            <w:noProof/>
          </w:rPr>
          <w:drawing>
            <wp:inline distT="0" distB="0" distL="0" distR="0" wp14:anchorId="0F8C8810" wp14:editId="1D4C78E6">
              <wp:extent cx="3934374" cy="1200318"/>
              <wp:effectExtent l="0" t="0" r="0" b="0"/>
              <wp:docPr id="84296901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42969016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34374" cy="120031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8292B34" w14:textId="77777777" w:rsidR="00767E75" w:rsidRDefault="00767E75" w:rsidP="00767E75">
      <w:pPr>
        <w:pStyle w:val="ListParagraph"/>
        <w:spacing w:after="200" w:line="276" w:lineRule="auto"/>
        <w:rPr>
          <w:ins w:id="26" w:author="Krish Agrawal" w:date="2023-12-06T21:36:00Z"/>
          <w:rFonts w:ascii="Calibri" w:eastAsia="Calibri" w:hAnsi="Calibri" w:cs="Calibri"/>
        </w:rPr>
      </w:pPr>
    </w:p>
    <w:p w14:paraId="68033297" w14:textId="7E09DB34" w:rsidR="00767E75" w:rsidRPr="00767E75" w:rsidRDefault="00767E75">
      <w:pPr>
        <w:spacing w:after="200" w:line="276" w:lineRule="auto"/>
        <w:rPr>
          <w:ins w:id="27" w:author="Krish Agrawal" w:date="2023-12-06T21:34:00Z"/>
          <w:rFonts w:ascii="Calibri" w:eastAsia="Calibri" w:hAnsi="Calibri" w:cs="Calibri"/>
          <w:rPrChange w:id="28" w:author="Krish Agrawal" w:date="2023-12-06T21:36:00Z">
            <w:rPr>
              <w:ins w:id="29" w:author="Krish Agrawal" w:date="2023-12-06T21:34:00Z"/>
              <w:rFonts w:eastAsia="Calibri"/>
            </w:rPr>
          </w:rPrChange>
        </w:rPr>
        <w:pPrChange w:id="30" w:author="Krish Agrawal" w:date="2023-12-06T21:36:00Z">
          <w:pPr>
            <w:pStyle w:val="ListParagraph"/>
            <w:spacing w:after="200" w:line="276" w:lineRule="auto"/>
          </w:pPr>
        </w:pPrChange>
      </w:pPr>
    </w:p>
    <w:p w14:paraId="5A832464" w14:textId="27CD92AA" w:rsidR="00767E75" w:rsidRDefault="00767E75" w:rsidP="00767E75">
      <w:pPr>
        <w:pStyle w:val="ListParagraph"/>
        <w:numPr>
          <w:ilvl w:val="0"/>
          <w:numId w:val="12"/>
        </w:numPr>
        <w:spacing w:after="200" w:line="276" w:lineRule="auto"/>
        <w:rPr>
          <w:ins w:id="31" w:author="Krish Agrawal" w:date="2023-12-06T21:36:00Z"/>
          <w:rFonts w:ascii="Calibri" w:eastAsia="Calibri" w:hAnsi="Calibri" w:cs="Calibri"/>
          <w:b/>
          <w:bCs/>
        </w:rPr>
      </w:pPr>
      <w:ins w:id="32" w:author="Krish Agrawal" w:date="2023-12-06T21:36:00Z">
        <w:r w:rsidRPr="00767E75">
          <w:rPr>
            <w:rFonts w:ascii="Calibri" w:eastAsia="Calibri" w:hAnsi="Calibri" w:cs="Calibri"/>
            <w:b/>
            <w:bCs/>
            <w:rPrChange w:id="33" w:author="Krish Agrawal" w:date="2023-12-06T21:36:00Z">
              <w:rPr>
                <w:rFonts w:ascii="Calibri" w:eastAsia="Calibri" w:hAnsi="Calibri" w:cs="Calibri"/>
              </w:rPr>
            </w:rPrChange>
          </w:rPr>
          <w:t>Who is current user</w:t>
        </w:r>
        <w:r>
          <w:rPr>
            <w:rFonts w:ascii="Calibri" w:eastAsia="Calibri" w:hAnsi="Calibri" w:cs="Calibri"/>
            <w:b/>
            <w:bCs/>
          </w:rPr>
          <w:t>:</w:t>
        </w:r>
      </w:ins>
    </w:p>
    <w:p w14:paraId="0386016F" w14:textId="1AC60016" w:rsidR="00767E75" w:rsidRDefault="00767E75" w:rsidP="00767E75">
      <w:pPr>
        <w:pStyle w:val="ListParagraph"/>
        <w:spacing w:after="200" w:line="276" w:lineRule="auto"/>
        <w:rPr>
          <w:ins w:id="34" w:author="Krish Agrawal" w:date="2023-12-06T21:37:00Z"/>
          <w:rFonts w:ascii="Calibri" w:eastAsia="Calibri" w:hAnsi="Calibri" w:cs="Calibri"/>
          <w:b/>
          <w:bCs/>
        </w:rPr>
      </w:pPr>
      <w:ins w:id="35" w:author="Krish Agrawal" w:date="2023-12-06T21:37:00Z">
        <w:r w:rsidRPr="00767E75">
          <w:rPr>
            <w:rFonts w:ascii="Calibri" w:eastAsia="Calibri" w:hAnsi="Calibri" w:cs="Calibri"/>
            <w:b/>
            <w:bCs/>
            <w:noProof/>
          </w:rPr>
          <w:drawing>
            <wp:inline distT="0" distB="0" distL="0" distR="0" wp14:anchorId="38FE1F2A" wp14:editId="07FE5991">
              <wp:extent cx="2629267" cy="762106"/>
              <wp:effectExtent l="0" t="0" r="0" b="0"/>
              <wp:docPr id="37950175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9501755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29267" cy="76210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BBAA8A5" w14:textId="77777777" w:rsidR="00767E75" w:rsidRDefault="00767E75">
      <w:pPr>
        <w:pStyle w:val="ListParagraph"/>
        <w:spacing w:after="200" w:line="276" w:lineRule="auto"/>
        <w:rPr>
          <w:ins w:id="36" w:author="Krish Agrawal" w:date="2023-12-06T21:36:00Z"/>
          <w:rFonts w:ascii="Calibri" w:eastAsia="Calibri" w:hAnsi="Calibri" w:cs="Calibri"/>
          <w:b/>
          <w:bCs/>
        </w:rPr>
        <w:pPrChange w:id="37" w:author="Krish Agrawal" w:date="2023-12-06T21:36:00Z">
          <w:pPr>
            <w:pStyle w:val="ListParagraph"/>
            <w:numPr>
              <w:numId w:val="12"/>
            </w:numPr>
            <w:spacing w:after="200" w:line="276" w:lineRule="auto"/>
            <w:ind w:hanging="360"/>
          </w:pPr>
        </w:pPrChange>
      </w:pPr>
    </w:p>
    <w:p w14:paraId="464E09CF" w14:textId="33C10682" w:rsidR="00767E75" w:rsidRDefault="00767E75" w:rsidP="00767E75">
      <w:pPr>
        <w:pStyle w:val="ListParagraph"/>
        <w:numPr>
          <w:ilvl w:val="0"/>
          <w:numId w:val="12"/>
        </w:numPr>
        <w:spacing w:after="200" w:line="276" w:lineRule="auto"/>
        <w:rPr>
          <w:ins w:id="38" w:author="Krish Agrawal" w:date="2023-12-06T21:38:00Z"/>
          <w:rFonts w:ascii="Calibri" w:eastAsia="Calibri" w:hAnsi="Calibri" w:cs="Calibri"/>
          <w:b/>
          <w:bCs/>
        </w:rPr>
      </w:pPr>
      <w:ins w:id="39" w:author="Krish Agrawal" w:date="2023-12-06T21:38:00Z">
        <w:r w:rsidRPr="00767E75">
          <w:rPr>
            <w:rFonts w:ascii="Calibri" w:eastAsia="Calibri" w:hAnsi="Calibri" w:cs="Calibri"/>
            <w:b/>
            <w:bCs/>
          </w:rPr>
          <w:t>What is current login name</w:t>
        </w:r>
        <w:r>
          <w:rPr>
            <w:rFonts w:ascii="Calibri" w:eastAsia="Calibri" w:hAnsi="Calibri" w:cs="Calibri"/>
            <w:b/>
            <w:bCs/>
          </w:rPr>
          <w:t>:</w:t>
        </w:r>
      </w:ins>
    </w:p>
    <w:p w14:paraId="7D428352" w14:textId="760DF101" w:rsidR="00767E75" w:rsidRDefault="00767E75" w:rsidP="00767E75">
      <w:pPr>
        <w:pStyle w:val="ListParagraph"/>
        <w:spacing w:after="200" w:line="276" w:lineRule="auto"/>
        <w:rPr>
          <w:ins w:id="40" w:author="Krish Agrawal" w:date="2023-12-06T21:40:00Z"/>
          <w:rFonts w:ascii="Calibri" w:eastAsia="Calibri" w:hAnsi="Calibri" w:cs="Calibri"/>
          <w:b/>
          <w:bCs/>
        </w:rPr>
      </w:pPr>
      <w:ins w:id="41" w:author="Krish Agrawal" w:date="2023-12-06T21:39:00Z">
        <w:r w:rsidRPr="00767E75">
          <w:rPr>
            <w:rFonts w:ascii="Calibri" w:eastAsia="Calibri" w:hAnsi="Calibri" w:cs="Calibri"/>
            <w:b/>
            <w:bCs/>
            <w:noProof/>
          </w:rPr>
          <w:drawing>
            <wp:inline distT="0" distB="0" distL="0" distR="0" wp14:anchorId="135E529C" wp14:editId="7DD532F2">
              <wp:extent cx="5943600" cy="928370"/>
              <wp:effectExtent l="0" t="0" r="0" b="5080"/>
              <wp:docPr id="88511348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8511348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9283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815E0BD" w14:textId="77777777" w:rsidR="00767E75" w:rsidRDefault="00767E75">
      <w:pPr>
        <w:pStyle w:val="ListParagraph"/>
        <w:spacing w:after="200" w:line="276" w:lineRule="auto"/>
        <w:rPr>
          <w:ins w:id="42" w:author="Krish Agrawal" w:date="2023-12-06T21:38:00Z"/>
          <w:rFonts w:ascii="Calibri" w:eastAsia="Calibri" w:hAnsi="Calibri" w:cs="Calibri"/>
          <w:b/>
          <w:bCs/>
        </w:rPr>
        <w:pPrChange w:id="43" w:author="Krish Agrawal" w:date="2023-12-06T21:38:00Z">
          <w:pPr>
            <w:pStyle w:val="ListParagraph"/>
            <w:numPr>
              <w:numId w:val="12"/>
            </w:numPr>
            <w:spacing w:after="200" w:line="276" w:lineRule="auto"/>
            <w:ind w:hanging="360"/>
          </w:pPr>
        </w:pPrChange>
      </w:pPr>
    </w:p>
    <w:p w14:paraId="4E9FBE1E" w14:textId="77777777" w:rsidR="000B38E9" w:rsidRDefault="000B38E9" w:rsidP="000B38E9">
      <w:pPr>
        <w:pStyle w:val="ListParagraph"/>
        <w:spacing w:after="200" w:line="276" w:lineRule="auto"/>
        <w:rPr>
          <w:ins w:id="44" w:author="Krish Agrawal" w:date="2023-12-07T00:45:00Z"/>
          <w:rFonts w:ascii="Calibri" w:eastAsia="Calibri" w:hAnsi="Calibri" w:cs="Calibri"/>
          <w:b/>
          <w:bCs/>
        </w:rPr>
      </w:pPr>
    </w:p>
    <w:p w14:paraId="38F06391" w14:textId="77777777" w:rsidR="000B38E9" w:rsidRDefault="000B38E9">
      <w:pPr>
        <w:pStyle w:val="ListParagraph"/>
        <w:spacing w:after="200" w:line="276" w:lineRule="auto"/>
        <w:rPr>
          <w:ins w:id="45" w:author="Krish Agrawal" w:date="2023-12-07T00:45:00Z"/>
          <w:rFonts w:ascii="Calibri" w:eastAsia="Calibri" w:hAnsi="Calibri" w:cs="Calibri"/>
          <w:b/>
          <w:bCs/>
        </w:rPr>
        <w:pPrChange w:id="46" w:author="Krish Agrawal" w:date="2023-12-07T00:45:00Z">
          <w:pPr>
            <w:pStyle w:val="ListParagraph"/>
            <w:numPr>
              <w:numId w:val="12"/>
            </w:numPr>
            <w:spacing w:after="200" w:line="276" w:lineRule="auto"/>
            <w:ind w:hanging="360"/>
          </w:pPr>
        </w:pPrChange>
      </w:pPr>
    </w:p>
    <w:p w14:paraId="49FA0630" w14:textId="01C71C92" w:rsidR="00767E75" w:rsidRDefault="00767E75" w:rsidP="00767E75">
      <w:pPr>
        <w:pStyle w:val="ListParagraph"/>
        <w:numPr>
          <w:ilvl w:val="0"/>
          <w:numId w:val="12"/>
        </w:numPr>
        <w:spacing w:after="200" w:line="276" w:lineRule="auto"/>
        <w:rPr>
          <w:ins w:id="47" w:author="Krish Agrawal" w:date="2023-12-06T21:40:00Z"/>
          <w:rFonts w:ascii="Calibri" w:eastAsia="Calibri" w:hAnsi="Calibri" w:cs="Calibri"/>
          <w:b/>
          <w:bCs/>
        </w:rPr>
      </w:pPr>
      <w:ins w:id="48" w:author="Krish Agrawal" w:date="2023-12-06T21:40:00Z">
        <w:r w:rsidRPr="00767E75">
          <w:rPr>
            <w:rFonts w:ascii="Calibri" w:eastAsia="Calibri" w:hAnsi="Calibri" w:cs="Calibri"/>
            <w:b/>
            <w:bCs/>
          </w:rPr>
          <w:lastRenderedPageBreak/>
          <w:t>How to take backup of a file</w:t>
        </w:r>
        <w:r>
          <w:rPr>
            <w:rFonts w:ascii="Calibri" w:eastAsia="Calibri" w:hAnsi="Calibri" w:cs="Calibri"/>
            <w:b/>
            <w:bCs/>
          </w:rPr>
          <w:t>:</w:t>
        </w:r>
      </w:ins>
    </w:p>
    <w:p w14:paraId="6CAF1A50" w14:textId="28D3CE78" w:rsidR="00767E75" w:rsidRDefault="00767E75" w:rsidP="00767E75">
      <w:pPr>
        <w:pStyle w:val="ListParagraph"/>
        <w:spacing w:after="200" w:line="276" w:lineRule="auto"/>
        <w:rPr>
          <w:ins w:id="49" w:author="Krish Agrawal" w:date="2023-12-06T21:41:00Z"/>
          <w:rFonts w:ascii="Calibri" w:eastAsia="Calibri" w:hAnsi="Calibri" w:cs="Calibri"/>
          <w:b/>
          <w:bCs/>
        </w:rPr>
      </w:pPr>
      <w:ins w:id="50" w:author="Krish Agrawal" w:date="2023-12-06T21:41:00Z">
        <w:r w:rsidRPr="00767E75">
          <w:rPr>
            <w:rFonts w:ascii="Calibri" w:eastAsia="Calibri" w:hAnsi="Calibri" w:cs="Calibri"/>
            <w:b/>
            <w:bCs/>
            <w:noProof/>
          </w:rPr>
          <w:drawing>
            <wp:inline distT="0" distB="0" distL="0" distR="0" wp14:anchorId="60A4A1FD" wp14:editId="26E7634B">
              <wp:extent cx="4134427" cy="1209844"/>
              <wp:effectExtent l="0" t="0" r="0" b="9525"/>
              <wp:docPr id="63389714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3389714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34427" cy="12098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C7397B0" w14:textId="77777777" w:rsidR="00767E75" w:rsidRDefault="00767E75">
      <w:pPr>
        <w:pStyle w:val="ListParagraph"/>
        <w:spacing w:after="200" w:line="276" w:lineRule="auto"/>
        <w:rPr>
          <w:ins w:id="51" w:author="Krish Agrawal" w:date="2023-12-06T21:40:00Z"/>
          <w:rFonts w:ascii="Calibri" w:eastAsia="Calibri" w:hAnsi="Calibri" w:cs="Calibri"/>
          <w:b/>
          <w:bCs/>
        </w:rPr>
        <w:pPrChange w:id="52" w:author="Krish Agrawal" w:date="2023-12-06T21:40:00Z">
          <w:pPr>
            <w:pStyle w:val="ListParagraph"/>
            <w:numPr>
              <w:numId w:val="12"/>
            </w:numPr>
            <w:spacing w:after="200" w:line="276" w:lineRule="auto"/>
            <w:ind w:hanging="360"/>
          </w:pPr>
        </w:pPrChange>
      </w:pPr>
    </w:p>
    <w:p w14:paraId="7C3CC462" w14:textId="5E6DB257" w:rsidR="00767E75" w:rsidRDefault="00767E75" w:rsidP="00767E75">
      <w:pPr>
        <w:pStyle w:val="ListParagraph"/>
        <w:numPr>
          <w:ilvl w:val="0"/>
          <w:numId w:val="12"/>
        </w:numPr>
        <w:spacing w:after="200" w:line="276" w:lineRule="auto"/>
        <w:rPr>
          <w:ins w:id="53" w:author="Krish Agrawal" w:date="2023-12-06T21:41:00Z"/>
          <w:rFonts w:ascii="Calibri" w:eastAsia="Calibri" w:hAnsi="Calibri" w:cs="Calibri"/>
          <w:b/>
          <w:bCs/>
        </w:rPr>
      </w:pPr>
      <w:ins w:id="54" w:author="Krish Agrawal" w:date="2023-12-06T21:41:00Z">
        <w:r w:rsidRPr="00767E75">
          <w:rPr>
            <w:rFonts w:ascii="Calibri" w:eastAsia="Calibri" w:hAnsi="Calibri" w:cs="Calibri"/>
            <w:b/>
            <w:bCs/>
          </w:rPr>
          <w:t>How to create 3 subdirectories in a directory using single line command</w:t>
        </w:r>
        <w:r>
          <w:rPr>
            <w:rFonts w:ascii="Calibri" w:eastAsia="Calibri" w:hAnsi="Calibri" w:cs="Calibri"/>
            <w:b/>
            <w:bCs/>
          </w:rPr>
          <w:t>:</w:t>
        </w:r>
      </w:ins>
    </w:p>
    <w:p w14:paraId="75B48CB9" w14:textId="01E56F5A" w:rsidR="00767E75" w:rsidRDefault="00767E75" w:rsidP="00767E75">
      <w:pPr>
        <w:pStyle w:val="ListParagraph"/>
        <w:spacing w:after="200" w:line="276" w:lineRule="auto"/>
        <w:rPr>
          <w:ins w:id="55" w:author="Krish Agrawal" w:date="2023-12-06T21:41:00Z"/>
          <w:rFonts w:ascii="Calibri" w:eastAsia="Calibri" w:hAnsi="Calibri" w:cs="Calibri"/>
          <w:b/>
          <w:bCs/>
        </w:rPr>
      </w:pPr>
      <w:ins w:id="56" w:author="Krish Agrawal" w:date="2023-12-06T21:43:00Z">
        <w:r w:rsidRPr="00767E75">
          <w:rPr>
            <w:rFonts w:ascii="Calibri" w:eastAsia="Calibri" w:hAnsi="Calibri" w:cs="Calibri"/>
            <w:b/>
            <w:bCs/>
            <w:noProof/>
          </w:rPr>
          <w:drawing>
            <wp:inline distT="0" distB="0" distL="0" distR="0" wp14:anchorId="59ED8412" wp14:editId="07F07F1C">
              <wp:extent cx="5449060" cy="1590897"/>
              <wp:effectExtent l="0" t="0" r="0" b="9525"/>
              <wp:docPr id="144223971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4223971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49060" cy="15908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E53D794" w14:textId="77777777" w:rsidR="00767E75" w:rsidRDefault="00767E75">
      <w:pPr>
        <w:pStyle w:val="ListParagraph"/>
        <w:spacing w:after="200" w:line="276" w:lineRule="auto"/>
        <w:rPr>
          <w:ins w:id="57" w:author="Krish Agrawal" w:date="2023-12-06T21:41:00Z"/>
          <w:rFonts w:ascii="Calibri" w:eastAsia="Calibri" w:hAnsi="Calibri" w:cs="Calibri"/>
          <w:b/>
          <w:bCs/>
        </w:rPr>
        <w:pPrChange w:id="58" w:author="Krish Agrawal" w:date="2023-12-06T21:41:00Z">
          <w:pPr>
            <w:pStyle w:val="ListParagraph"/>
            <w:numPr>
              <w:numId w:val="12"/>
            </w:numPr>
            <w:spacing w:after="200" w:line="276" w:lineRule="auto"/>
            <w:ind w:hanging="360"/>
          </w:pPr>
        </w:pPrChange>
      </w:pPr>
    </w:p>
    <w:p w14:paraId="6FC698C5" w14:textId="77777777" w:rsidR="00E766BA" w:rsidRDefault="00E766BA">
      <w:pPr>
        <w:pStyle w:val="ListParagraph"/>
        <w:spacing w:after="200" w:line="276" w:lineRule="auto"/>
        <w:rPr>
          <w:ins w:id="59" w:author="Krish Agrawal" w:date="2023-12-06T21:43:00Z"/>
          <w:rFonts w:ascii="Calibri" w:eastAsia="Calibri" w:hAnsi="Calibri" w:cs="Calibri"/>
          <w:b/>
          <w:bCs/>
        </w:rPr>
        <w:pPrChange w:id="60" w:author="Krish Agrawal" w:date="2023-12-06T21:43:00Z">
          <w:pPr>
            <w:pStyle w:val="ListParagraph"/>
            <w:numPr>
              <w:numId w:val="12"/>
            </w:numPr>
            <w:spacing w:after="200" w:line="276" w:lineRule="auto"/>
            <w:ind w:hanging="360"/>
          </w:pPr>
        </w:pPrChange>
      </w:pPr>
    </w:p>
    <w:p w14:paraId="4FFCD687" w14:textId="77777777" w:rsidR="00E766BA" w:rsidRDefault="00E766BA">
      <w:pPr>
        <w:pStyle w:val="ListParagraph"/>
        <w:spacing w:after="200" w:line="276" w:lineRule="auto"/>
        <w:rPr>
          <w:ins w:id="61" w:author="Krish Agrawal" w:date="2023-12-06T21:43:00Z"/>
          <w:rFonts w:ascii="Calibri" w:eastAsia="Calibri" w:hAnsi="Calibri" w:cs="Calibri"/>
          <w:b/>
          <w:bCs/>
        </w:rPr>
        <w:pPrChange w:id="62" w:author="Krish Agrawal" w:date="2023-12-06T21:43:00Z">
          <w:pPr>
            <w:pStyle w:val="ListParagraph"/>
            <w:numPr>
              <w:numId w:val="12"/>
            </w:numPr>
            <w:spacing w:after="200" w:line="276" w:lineRule="auto"/>
            <w:ind w:hanging="360"/>
          </w:pPr>
        </w:pPrChange>
      </w:pPr>
    </w:p>
    <w:p w14:paraId="1ED203FA" w14:textId="36FE2C78" w:rsidR="00767E75" w:rsidRDefault="00767E75" w:rsidP="00767E75">
      <w:pPr>
        <w:pStyle w:val="ListParagraph"/>
        <w:numPr>
          <w:ilvl w:val="0"/>
          <w:numId w:val="12"/>
        </w:numPr>
        <w:spacing w:after="200" w:line="276" w:lineRule="auto"/>
        <w:rPr>
          <w:ins w:id="63" w:author="Krish Agrawal" w:date="2023-12-06T21:43:00Z"/>
          <w:rFonts w:ascii="Calibri" w:eastAsia="Calibri" w:hAnsi="Calibri" w:cs="Calibri"/>
          <w:b/>
          <w:bCs/>
        </w:rPr>
      </w:pPr>
      <w:ins w:id="64" w:author="Krish Agrawal" w:date="2023-12-06T21:43:00Z">
        <w:r w:rsidRPr="00767E75">
          <w:rPr>
            <w:rFonts w:ascii="Calibri" w:eastAsia="Calibri" w:hAnsi="Calibri" w:cs="Calibri"/>
            <w:b/>
            <w:bCs/>
          </w:rPr>
          <w:t>How to remove file of .txt extension</w:t>
        </w:r>
        <w:r>
          <w:rPr>
            <w:rFonts w:ascii="Calibri" w:eastAsia="Calibri" w:hAnsi="Calibri" w:cs="Calibri"/>
            <w:b/>
            <w:bCs/>
          </w:rPr>
          <w:t>:</w:t>
        </w:r>
      </w:ins>
    </w:p>
    <w:p w14:paraId="565B5CB9" w14:textId="28EE2106" w:rsidR="00767E75" w:rsidRDefault="00E766BA" w:rsidP="00767E75">
      <w:pPr>
        <w:pStyle w:val="ListParagraph"/>
        <w:spacing w:after="200" w:line="276" w:lineRule="auto"/>
        <w:rPr>
          <w:ins w:id="65" w:author="Krish Agrawal" w:date="2023-12-06T21:43:00Z"/>
          <w:rFonts w:ascii="Calibri" w:eastAsia="Calibri" w:hAnsi="Calibri" w:cs="Calibri"/>
          <w:b/>
          <w:bCs/>
        </w:rPr>
      </w:pPr>
      <w:ins w:id="66" w:author="Krish Agrawal" w:date="2023-12-06T21:44:00Z">
        <w:r w:rsidRPr="00E766BA">
          <w:rPr>
            <w:rFonts w:ascii="Calibri" w:eastAsia="Calibri" w:hAnsi="Calibri" w:cs="Calibri"/>
            <w:b/>
            <w:bCs/>
            <w:noProof/>
          </w:rPr>
          <w:drawing>
            <wp:inline distT="0" distB="0" distL="0" distR="0" wp14:anchorId="5275BAB2" wp14:editId="09881E80">
              <wp:extent cx="3924848" cy="1343212"/>
              <wp:effectExtent l="0" t="0" r="0" b="0"/>
              <wp:docPr id="67004312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70043129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4848" cy="13432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272AF54" w14:textId="77777777" w:rsidR="00E766BA" w:rsidRDefault="00E766BA">
      <w:pPr>
        <w:pStyle w:val="ListParagraph"/>
        <w:spacing w:after="200" w:line="276" w:lineRule="auto"/>
        <w:rPr>
          <w:ins w:id="67" w:author="Krish Agrawal" w:date="2023-12-06T21:43:00Z"/>
          <w:rFonts w:ascii="Calibri" w:eastAsia="Calibri" w:hAnsi="Calibri" w:cs="Calibri"/>
          <w:b/>
          <w:bCs/>
        </w:rPr>
        <w:pPrChange w:id="68" w:author="Krish Agrawal" w:date="2023-12-06T21:43:00Z">
          <w:pPr>
            <w:pStyle w:val="ListParagraph"/>
            <w:numPr>
              <w:numId w:val="12"/>
            </w:numPr>
            <w:spacing w:after="200" w:line="276" w:lineRule="auto"/>
            <w:ind w:hanging="360"/>
          </w:pPr>
        </w:pPrChange>
      </w:pPr>
    </w:p>
    <w:p w14:paraId="2509E773" w14:textId="5FAEEEB5" w:rsidR="00767E75" w:rsidRDefault="00E766BA" w:rsidP="00767E75">
      <w:pPr>
        <w:pStyle w:val="ListParagraph"/>
        <w:numPr>
          <w:ilvl w:val="0"/>
          <w:numId w:val="12"/>
        </w:numPr>
        <w:spacing w:after="200" w:line="276" w:lineRule="auto"/>
        <w:rPr>
          <w:ins w:id="69" w:author="Krish Agrawal" w:date="2023-12-06T21:44:00Z"/>
          <w:rFonts w:ascii="Calibri" w:eastAsia="Calibri" w:hAnsi="Calibri" w:cs="Calibri"/>
          <w:b/>
          <w:bCs/>
        </w:rPr>
      </w:pPr>
      <w:ins w:id="70" w:author="Krish Agrawal" w:date="2023-12-06T21:44:00Z">
        <w:r w:rsidRPr="00E766BA">
          <w:rPr>
            <w:rFonts w:ascii="Calibri" w:eastAsia="Calibri" w:hAnsi="Calibri" w:cs="Calibri"/>
            <w:b/>
            <w:bCs/>
          </w:rPr>
          <w:t>How to remove file of any extension</w:t>
        </w:r>
        <w:r>
          <w:rPr>
            <w:rFonts w:ascii="Calibri" w:eastAsia="Calibri" w:hAnsi="Calibri" w:cs="Calibri"/>
            <w:b/>
            <w:bCs/>
          </w:rPr>
          <w:t>:</w:t>
        </w:r>
      </w:ins>
    </w:p>
    <w:p w14:paraId="24679B45" w14:textId="7CB94C99" w:rsidR="00E766BA" w:rsidRDefault="00E766BA" w:rsidP="00E766BA">
      <w:pPr>
        <w:pStyle w:val="ListParagraph"/>
        <w:spacing w:after="200" w:line="276" w:lineRule="auto"/>
        <w:rPr>
          <w:ins w:id="71" w:author="Krish Agrawal" w:date="2023-12-07T00:45:00Z"/>
          <w:rFonts w:ascii="Calibri" w:eastAsia="Calibri" w:hAnsi="Calibri" w:cs="Calibri"/>
          <w:b/>
          <w:bCs/>
        </w:rPr>
      </w:pPr>
      <w:ins w:id="72" w:author="Krish Agrawal" w:date="2023-12-06T21:45:00Z">
        <w:r w:rsidRPr="00E766BA">
          <w:rPr>
            <w:rFonts w:ascii="Calibri" w:eastAsia="Calibri" w:hAnsi="Calibri" w:cs="Calibri"/>
            <w:b/>
            <w:bCs/>
            <w:noProof/>
          </w:rPr>
          <w:drawing>
            <wp:inline distT="0" distB="0" distL="0" distR="0" wp14:anchorId="6BBC96D2" wp14:editId="3CF2DF44">
              <wp:extent cx="3505689" cy="1829055"/>
              <wp:effectExtent l="0" t="0" r="0" b="0"/>
              <wp:docPr id="130785885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07858850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05689" cy="18290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75BBC58" w14:textId="77777777" w:rsidR="000B38E9" w:rsidRDefault="000B38E9" w:rsidP="00E766BA">
      <w:pPr>
        <w:pStyle w:val="ListParagraph"/>
        <w:spacing w:after="200" w:line="276" w:lineRule="auto"/>
        <w:rPr>
          <w:ins w:id="73" w:author="Krish Agrawal" w:date="2023-12-07T00:45:00Z"/>
          <w:rFonts w:ascii="Calibri" w:eastAsia="Calibri" w:hAnsi="Calibri" w:cs="Calibri"/>
          <w:b/>
          <w:bCs/>
        </w:rPr>
      </w:pPr>
    </w:p>
    <w:p w14:paraId="709FB858" w14:textId="77777777" w:rsidR="000B38E9" w:rsidRDefault="000B38E9" w:rsidP="00E766BA">
      <w:pPr>
        <w:pStyle w:val="ListParagraph"/>
        <w:spacing w:after="200" w:line="276" w:lineRule="auto"/>
        <w:rPr>
          <w:ins w:id="74" w:author="Krish Agrawal" w:date="2023-12-07T00:45:00Z"/>
          <w:rFonts w:ascii="Calibri" w:eastAsia="Calibri" w:hAnsi="Calibri" w:cs="Calibri"/>
          <w:b/>
          <w:bCs/>
        </w:rPr>
      </w:pPr>
    </w:p>
    <w:p w14:paraId="12F0E0D6" w14:textId="77777777" w:rsidR="000B38E9" w:rsidRDefault="000B38E9" w:rsidP="00E766BA">
      <w:pPr>
        <w:pStyle w:val="ListParagraph"/>
        <w:spacing w:after="200" w:line="276" w:lineRule="auto"/>
        <w:rPr>
          <w:ins w:id="75" w:author="Krish Agrawal" w:date="2023-12-07T00:45:00Z"/>
          <w:rFonts w:ascii="Calibri" w:eastAsia="Calibri" w:hAnsi="Calibri" w:cs="Calibri"/>
          <w:b/>
          <w:bCs/>
        </w:rPr>
      </w:pPr>
    </w:p>
    <w:p w14:paraId="3DED601F" w14:textId="77777777" w:rsidR="000B38E9" w:rsidRDefault="000B38E9" w:rsidP="00E766BA">
      <w:pPr>
        <w:pStyle w:val="ListParagraph"/>
        <w:spacing w:after="200" w:line="276" w:lineRule="auto"/>
        <w:rPr>
          <w:ins w:id="76" w:author="Krish Agrawal" w:date="2023-12-06T21:44:00Z"/>
          <w:rFonts w:ascii="Calibri" w:eastAsia="Calibri" w:hAnsi="Calibri" w:cs="Calibri"/>
          <w:b/>
          <w:bCs/>
        </w:rPr>
      </w:pPr>
    </w:p>
    <w:p w14:paraId="0562EF89" w14:textId="77777777" w:rsidR="00E766BA" w:rsidRPr="00767E75" w:rsidRDefault="00E766BA">
      <w:pPr>
        <w:pStyle w:val="ListParagraph"/>
        <w:spacing w:after="200" w:line="276" w:lineRule="auto"/>
        <w:rPr>
          <w:ins w:id="77" w:author="Krish Agrawal" w:date="2023-12-06T21:43:00Z"/>
          <w:rFonts w:ascii="Calibri" w:eastAsia="Calibri" w:hAnsi="Calibri" w:cs="Calibri"/>
          <w:b/>
          <w:bCs/>
        </w:rPr>
        <w:pPrChange w:id="78" w:author="Krish Agrawal" w:date="2023-12-06T21:44:00Z">
          <w:pPr>
            <w:pStyle w:val="ListParagraph"/>
            <w:numPr>
              <w:numId w:val="12"/>
            </w:numPr>
            <w:spacing w:after="200" w:line="276" w:lineRule="auto"/>
            <w:ind w:hanging="360"/>
          </w:pPr>
        </w:pPrChange>
      </w:pPr>
    </w:p>
    <w:p w14:paraId="543CFFB9" w14:textId="25EA3EF7" w:rsidR="00767E75" w:rsidRDefault="00E766BA" w:rsidP="00767E75">
      <w:pPr>
        <w:pStyle w:val="ListParagraph"/>
        <w:numPr>
          <w:ilvl w:val="0"/>
          <w:numId w:val="12"/>
        </w:numPr>
        <w:spacing w:after="200" w:line="276" w:lineRule="auto"/>
        <w:rPr>
          <w:ins w:id="79" w:author="Krish Agrawal" w:date="2023-12-06T21:47:00Z"/>
          <w:rFonts w:ascii="Calibri" w:eastAsia="Calibri" w:hAnsi="Calibri" w:cs="Calibri"/>
          <w:b/>
          <w:bCs/>
        </w:rPr>
      </w:pPr>
      <w:ins w:id="80" w:author="Krish Agrawal" w:date="2023-12-06T21:46:00Z">
        <w:r w:rsidRPr="00E766BA">
          <w:rPr>
            <w:rFonts w:ascii="Calibri" w:eastAsia="Calibri" w:hAnsi="Calibri" w:cs="Calibri"/>
            <w:b/>
            <w:bCs/>
          </w:rPr>
          <w:lastRenderedPageBreak/>
          <w:t>How to remove file starting with “a”</w:t>
        </w:r>
      </w:ins>
      <w:ins w:id="81" w:author="Krish Agrawal" w:date="2023-12-06T21:47:00Z">
        <w:r>
          <w:rPr>
            <w:rFonts w:ascii="Calibri" w:eastAsia="Calibri" w:hAnsi="Calibri" w:cs="Calibri"/>
            <w:b/>
            <w:bCs/>
          </w:rPr>
          <w:t>:</w:t>
        </w:r>
      </w:ins>
    </w:p>
    <w:p w14:paraId="6FE7675E" w14:textId="2FF81D95" w:rsidR="00E766BA" w:rsidRDefault="00E766BA" w:rsidP="00E766BA">
      <w:pPr>
        <w:pStyle w:val="ListParagraph"/>
        <w:spacing w:after="200" w:line="276" w:lineRule="auto"/>
        <w:rPr>
          <w:ins w:id="82" w:author="Krish Agrawal" w:date="2023-12-06T21:47:00Z"/>
          <w:rFonts w:ascii="Calibri" w:eastAsia="Calibri" w:hAnsi="Calibri" w:cs="Calibri"/>
          <w:b/>
          <w:bCs/>
        </w:rPr>
      </w:pPr>
      <w:ins w:id="83" w:author="Krish Agrawal" w:date="2023-12-06T21:47:00Z">
        <w:r w:rsidRPr="00E766BA">
          <w:rPr>
            <w:rFonts w:ascii="Calibri" w:eastAsia="Calibri" w:hAnsi="Calibri" w:cs="Calibri"/>
            <w:b/>
            <w:bCs/>
            <w:noProof/>
          </w:rPr>
          <w:drawing>
            <wp:inline distT="0" distB="0" distL="0" distR="0" wp14:anchorId="5C93A43C" wp14:editId="27107A19">
              <wp:extent cx="3534268" cy="1362265"/>
              <wp:effectExtent l="0" t="0" r="9525" b="9525"/>
              <wp:docPr id="78837600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8376000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34268" cy="13622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FF6FF37" w14:textId="77777777" w:rsidR="00E766BA" w:rsidRDefault="00E766BA">
      <w:pPr>
        <w:pStyle w:val="ListParagraph"/>
        <w:spacing w:after="200" w:line="276" w:lineRule="auto"/>
        <w:rPr>
          <w:ins w:id="84" w:author="Krish Agrawal" w:date="2023-12-06T21:47:00Z"/>
          <w:rFonts w:ascii="Calibri" w:eastAsia="Calibri" w:hAnsi="Calibri" w:cs="Calibri"/>
          <w:b/>
          <w:bCs/>
        </w:rPr>
        <w:pPrChange w:id="85" w:author="Krish Agrawal" w:date="2023-12-06T21:47:00Z">
          <w:pPr>
            <w:pStyle w:val="ListParagraph"/>
            <w:numPr>
              <w:numId w:val="12"/>
            </w:numPr>
            <w:spacing w:after="200" w:line="276" w:lineRule="auto"/>
            <w:ind w:hanging="360"/>
          </w:pPr>
        </w:pPrChange>
      </w:pPr>
    </w:p>
    <w:p w14:paraId="7C45F3DA" w14:textId="1900743C" w:rsidR="00E766BA" w:rsidRDefault="00E766BA" w:rsidP="00E766BA">
      <w:pPr>
        <w:pStyle w:val="ListParagraph"/>
        <w:numPr>
          <w:ilvl w:val="0"/>
          <w:numId w:val="12"/>
        </w:numPr>
        <w:spacing w:after="200" w:line="276" w:lineRule="auto"/>
        <w:rPr>
          <w:ins w:id="86" w:author="Krish Agrawal" w:date="2023-12-06T21:47:00Z"/>
          <w:rFonts w:ascii="Calibri" w:eastAsia="Calibri" w:hAnsi="Calibri" w:cs="Calibri"/>
          <w:b/>
          <w:bCs/>
        </w:rPr>
      </w:pPr>
      <w:ins w:id="87" w:author="Krish Agrawal" w:date="2023-12-06T21:47:00Z">
        <w:r w:rsidRPr="00E766BA">
          <w:rPr>
            <w:rFonts w:ascii="Calibri" w:eastAsia="Calibri" w:hAnsi="Calibri" w:cs="Calibri"/>
            <w:b/>
            <w:bCs/>
          </w:rPr>
          <w:t>How to remove non empty directory</w:t>
        </w:r>
        <w:r>
          <w:rPr>
            <w:rFonts w:ascii="Calibri" w:eastAsia="Calibri" w:hAnsi="Calibri" w:cs="Calibri"/>
            <w:b/>
            <w:bCs/>
          </w:rPr>
          <w:t>:</w:t>
        </w:r>
      </w:ins>
    </w:p>
    <w:p w14:paraId="7295DB31" w14:textId="3855BBCF" w:rsidR="00E766BA" w:rsidRDefault="00E766BA" w:rsidP="00E766BA">
      <w:pPr>
        <w:pStyle w:val="ListParagraph"/>
        <w:spacing w:after="200" w:line="276" w:lineRule="auto"/>
        <w:rPr>
          <w:ins w:id="88" w:author="Krish Agrawal" w:date="2023-12-06T21:47:00Z"/>
          <w:rFonts w:ascii="Calibri" w:eastAsia="Calibri" w:hAnsi="Calibri" w:cs="Calibri"/>
          <w:b/>
          <w:bCs/>
        </w:rPr>
      </w:pPr>
      <w:ins w:id="89" w:author="Krish Agrawal" w:date="2023-12-06T21:49:00Z">
        <w:r w:rsidRPr="00E766BA">
          <w:rPr>
            <w:rFonts w:ascii="Calibri" w:eastAsia="Calibri" w:hAnsi="Calibri" w:cs="Calibri"/>
            <w:b/>
            <w:bCs/>
            <w:noProof/>
          </w:rPr>
          <w:drawing>
            <wp:inline distT="0" distB="0" distL="0" distR="0" wp14:anchorId="4C12C0DA" wp14:editId="067D3E12">
              <wp:extent cx="5077534" cy="1752845"/>
              <wp:effectExtent l="0" t="0" r="0" b="0"/>
              <wp:docPr id="94091929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40919292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77534" cy="17528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8F8B2D5" w14:textId="77777777" w:rsidR="00E766BA" w:rsidRDefault="00E766BA">
      <w:pPr>
        <w:pStyle w:val="ListParagraph"/>
        <w:spacing w:after="200" w:line="276" w:lineRule="auto"/>
        <w:rPr>
          <w:ins w:id="90" w:author="Krish Agrawal" w:date="2023-12-06T21:47:00Z"/>
          <w:rFonts w:ascii="Calibri" w:eastAsia="Calibri" w:hAnsi="Calibri" w:cs="Calibri"/>
          <w:b/>
          <w:bCs/>
        </w:rPr>
        <w:pPrChange w:id="91" w:author="Krish Agrawal" w:date="2023-12-06T21:47:00Z">
          <w:pPr>
            <w:pStyle w:val="ListParagraph"/>
            <w:numPr>
              <w:numId w:val="12"/>
            </w:numPr>
            <w:spacing w:after="200" w:line="276" w:lineRule="auto"/>
            <w:ind w:hanging="360"/>
          </w:pPr>
        </w:pPrChange>
      </w:pPr>
    </w:p>
    <w:p w14:paraId="3054B866" w14:textId="64676449" w:rsidR="00E766BA" w:rsidRPr="00340E46" w:rsidRDefault="00340E46">
      <w:pPr>
        <w:spacing w:after="200" w:line="276" w:lineRule="auto"/>
        <w:ind w:left="-630"/>
        <w:rPr>
          <w:ins w:id="92" w:author="Krish Agrawal" w:date="2023-12-06T21:46:00Z"/>
          <w:rFonts w:ascii="Calibri" w:eastAsia="Calibri" w:hAnsi="Calibri" w:cs="Calibri"/>
          <w:b/>
          <w:bCs/>
          <w:u w:val="single"/>
          <w:rPrChange w:id="93" w:author="Krish Agrawal" w:date="2023-12-06T22:55:00Z">
            <w:rPr>
              <w:ins w:id="94" w:author="Krish Agrawal" w:date="2023-12-06T21:46:00Z"/>
              <w:rFonts w:eastAsia="Calibri"/>
            </w:rPr>
          </w:rPrChange>
        </w:rPr>
        <w:pPrChange w:id="95" w:author="Krish Agrawal" w:date="2023-12-06T21:49:00Z">
          <w:pPr>
            <w:pStyle w:val="ListParagraph"/>
            <w:numPr>
              <w:numId w:val="12"/>
            </w:numPr>
            <w:spacing w:after="200" w:line="276" w:lineRule="auto"/>
            <w:ind w:hanging="360"/>
          </w:pPr>
        </w:pPrChange>
      </w:pPr>
      <w:ins w:id="96" w:author="Krish Agrawal" w:date="2023-12-06T22:54:00Z">
        <w:r w:rsidRPr="00340E46">
          <w:rPr>
            <w:rFonts w:ascii="Calibri" w:eastAsia="Calibri" w:hAnsi="Calibri" w:cs="Calibri"/>
            <w:b/>
            <w:bCs/>
            <w:u w:val="single"/>
            <w:rPrChange w:id="97" w:author="Krish Agrawal" w:date="2023-12-06T22:55:00Z">
              <w:rPr>
                <w:rFonts w:ascii="Calibri" w:eastAsia="Calibri" w:hAnsi="Calibri" w:cs="Calibri"/>
                <w:b/>
                <w:bCs/>
              </w:rPr>
            </w:rPrChange>
          </w:rPr>
          <w:t>Q</w:t>
        </w:r>
      </w:ins>
      <w:ins w:id="98" w:author="Krish Agrawal" w:date="2023-12-06T22:55:00Z">
        <w:r w:rsidRPr="00340E46">
          <w:rPr>
            <w:rFonts w:ascii="Calibri" w:eastAsia="Calibri" w:hAnsi="Calibri" w:cs="Calibri"/>
            <w:b/>
            <w:bCs/>
            <w:u w:val="single"/>
            <w:rPrChange w:id="99" w:author="Krish Agrawal" w:date="2023-12-06T22:55:00Z">
              <w:rPr>
                <w:rFonts w:ascii="Calibri" w:eastAsia="Calibri" w:hAnsi="Calibri" w:cs="Calibri"/>
                <w:b/>
                <w:bCs/>
              </w:rPr>
            </w:rPrChange>
          </w:rPr>
          <w:t>2.</w:t>
        </w:r>
        <w:r w:rsidRPr="00340E46">
          <w:rPr>
            <w:rFonts w:ascii="Times New Roman" w:hAnsi="Times New Roman" w:cs="Times New Roman"/>
            <w:b/>
            <w:bCs/>
            <w:color w:val="000009"/>
            <w:kern w:val="0"/>
            <w:sz w:val="20"/>
            <w:szCs w:val="20"/>
            <w:u w:val="single"/>
            <w14:ligatures w14:val="none"/>
            <w:rPrChange w:id="100" w:author="Krish Agrawal" w:date="2023-12-06T22:55:00Z">
              <w:rPr>
                <w:rFonts w:ascii="Times New Roman" w:hAnsi="Times New Roman" w:cs="Times New Roman"/>
                <w:b/>
                <w:bCs/>
                <w:color w:val="000009"/>
                <w:kern w:val="0"/>
                <w:sz w:val="20"/>
                <w:szCs w:val="20"/>
                <w14:ligatures w14:val="none"/>
              </w:rPr>
            </w:rPrChange>
          </w:rPr>
          <w:t xml:space="preserve"> Implement the following basic commands used in LINUX/ UNIX OS</w:t>
        </w:r>
      </w:ins>
    </w:p>
    <w:p w14:paraId="6630472A" w14:textId="08170C0C" w:rsidR="00E766BA" w:rsidRDefault="00340E46" w:rsidP="00340E46">
      <w:pPr>
        <w:pStyle w:val="ListParagraph"/>
        <w:numPr>
          <w:ilvl w:val="0"/>
          <w:numId w:val="11"/>
        </w:numPr>
        <w:spacing w:after="200" w:line="276" w:lineRule="auto"/>
        <w:rPr>
          <w:ins w:id="101" w:author="Krish Agrawal" w:date="2023-12-06T22:56:00Z"/>
          <w:rFonts w:ascii="Calibri" w:eastAsia="Calibri" w:hAnsi="Calibri" w:cs="Calibri"/>
          <w:b/>
          <w:bCs/>
        </w:rPr>
      </w:pPr>
      <w:ins w:id="102" w:author="Krish Agrawal" w:date="2023-12-06T22:56:00Z">
        <w:r>
          <w:rPr>
            <w:rFonts w:ascii="Calibri" w:eastAsia="Calibri" w:hAnsi="Calibri" w:cs="Calibri"/>
            <w:b/>
            <w:bCs/>
          </w:rPr>
          <w:t>Cut:</w:t>
        </w:r>
      </w:ins>
    </w:p>
    <w:p w14:paraId="2E2F0455" w14:textId="6773547B" w:rsidR="00340E46" w:rsidRDefault="00340E46" w:rsidP="00340E46">
      <w:pPr>
        <w:pStyle w:val="ListParagraph"/>
        <w:spacing w:after="200" w:line="276" w:lineRule="auto"/>
        <w:ind w:left="360" w:firstLine="360"/>
        <w:rPr>
          <w:ins w:id="103" w:author="Krish Agrawal" w:date="2023-12-07T00:45:00Z"/>
          <w:rFonts w:ascii="Calibri" w:eastAsia="Calibri" w:hAnsi="Calibri" w:cs="Calibri"/>
          <w:b/>
          <w:bCs/>
        </w:rPr>
      </w:pPr>
      <w:ins w:id="104" w:author="Krish Agrawal" w:date="2023-12-06T22:58:00Z">
        <w:r w:rsidRPr="00340E46">
          <w:rPr>
            <w:rFonts w:ascii="Calibri" w:eastAsia="Calibri" w:hAnsi="Calibri" w:cs="Calibri"/>
            <w:b/>
            <w:bCs/>
            <w:noProof/>
          </w:rPr>
          <w:drawing>
            <wp:inline distT="0" distB="0" distL="0" distR="0" wp14:anchorId="4E7CE313" wp14:editId="28203B6D">
              <wp:extent cx="4648849" cy="3038899"/>
              <wp:effectExtent l="0" t="0" r="0" b="9525"/>
              <wp:docPr id="142162020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21620200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48849" cy="30388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A74013" w14:textId="77777777" w:rsidR="000B38E9" w:rsidRDefault="000B38E9" w:rsidP="00340E46">
      <w:pPr>
        <w:pStyle w:val="ListParagraph"/>
        <w:spacing w:after="200" w:line="276" w:lineRule="auto"/>
        <w:ind w:left="360" w:firstLine="360"/>
        <w:rPr>
          <w:ins w:id="105" w:author="Krish Agrawal" w:date="2023-12-07T00:45:00Z"/>
          <w:rFonts w:ascii="Calibri" w:eastAsia="Calibri" w:hAnsi="Calibri" w:cs="Calibri"/>
          <w:b/>
          <w:bCs/>
        </w:rPr>
      </w:pPr>
    </w:p>
    <w:p w14:paraId="3BB65BF3" w14:textId="77777777" w:rsidR="000B38E9" w:rsidRDefault="000B38E9" w:rsidP="00340E46">
      <w:pPr>
        <w:pStyle w:val="ListParagraph"/>
        <w:spacing w:after="200" w:line="276" w:lineRule="auto"/>
        <w:ind w:left="360" w:firstLine="360"/>
        <w:rPr>
          <w:ins w:id="106" w:author="Krish Agrawal" w:date="2023-12-07T00:45:00Z"/>
          <w:rFonts w:ascii="Calibri" w:eastAsia="Calibri" w:hAnsi="Calibri" w:cs="Calibri"/>
          <w:b/>
          <w:bCs/>
        </w:rPr>
      </w:pPr>
    </w:p>
    <w:p w14:paraId="5D81942E" w14:textId="77777777" w:rsidR="000B38E9" w:rsidRDefault="000B38E9" w:rsidP="00340E46">
      <w:pPr>
        <w:pStyle w:val="ListParagraph"/>
        <w:spacing w:after="200" w:line="276" w:lineRule="auto"/>
        <w:ind w:left="360" w:firstLine="360"/>
        <w:rPr>
          <w:ins w:id="107" w:author="Krish Agrawal" w:date="2023-12-07T00:45:00Z"/>
          <w:rFonts w:ascii="Calibri" w:eastAsia="Calibri" w:hAnsi="Calibri" w:cs="Calibri"/>
          <w:b/>
          <w:bCs/>
        </w:rPr>
      </w:pPr>
    </w:p>
    <w:p w14:paraId="31142085" w14:textId="77777777" w:rsidR="000B38E9" w:rsidRDefault="000B38E9" w:rsidP="00340E46">
      <w:pPr>
        <w:pStyle w:val="ListParagraph"/>
        <w:spacing w:after="200" w:line="276" w:lineRule="auto"/>
        <w:ind w:left="360" w:firstLine="360"/>
        <w:rPr>
          <w:ins w:id="108" w:author="Krish Agrawal" w:date="2023-12-07T00:45:00Z"/>
          <w:rFonts w:ascii="Calibri" w:eastAsia="Calibri" w:hAnsi="Calibri" w:cs="Calibri"/>
          <w:b/>
          <w:bCs/>
        </w:rPr>
      </w:pPr>
    </w:p>
    <w:p w14:paraId="0301506B" w14:textId="77777777" w:rsidR="000B38E9" w:rsidRDefault="000B38E9">
      <w:pPr>
        <w:pStyle w:val="ListParagraph"/>
        <w:spacing w:after="200" w:line="276" w:lineRule="auto"/>
        <w:ind w:left="360" w:firstLine="360"/>
        <w:rPr>
          <w:ins w:id="109" w:author="Krish Agrawal" w:date="2023-12-06T22:58:00Z"/>
          <w:rFonts w:ascii="Calibri" w:eastAsia="Calibri" w:hAnsi="Calibri" w:cs="Calibri"/>
          <w:b/>
          <w:bCs/>
        </w:rPr>
        <w:pPrChange w:id="110" w:author="Krish Agrawal" w:date="2023-12-06T22:58:00Z">
          <w:pPr>
            <w:pStyle w:val="ListParagraph"/>
            <w:spacing w:after="200" w:line="276" w:lineRule="auto"/>
            <w:ind w:left="360"/>
          </w:pPr>
        </w:pPrChange>
      </w:pPr>
    </w:p>
    <w:p w14:paraId="4C4F431E" w14:textId="77777777" w:rsidR="00340E46" w:rsidRDefault="00340E46">
      <w:pPr>
        <w:pStyle w:val="ListParagraph"/>
        <w:spacing w:after="200" w:line="276" w:lineRule="auto"/>
        <w:ind w:left="360"/>
        <w:rPr>
          <w:ins w:id="111" w:author="Krish Agrawal" w:date="2023-12-06T22:56:00Z"/>
          <w:rFonts w:ascii="Calibri" w:eastAsia="Calibri" w:hAnsi="Calibri" w:cs="Calibri"/>
          <w:b/>
          <w:bCs/>
        </w:rPr>
        <w:pPrChange w:id="112" w:author="Krish Agrawal" w:date="2023-12-06T22:56:00Z">
          <w:pPr>
            <w:pStyle w:val="ListParagraph"/>
            <w:numPr>
              <w:numId w:val="11"/>
            </w:numPr>
            <w:spacing w:after="200" w:line="276" w:lineRule="auto"/>
            <w:ind w:left="360" w:hanging="360"/>
          </w:pPr>
        </w:pPrChange>
      </w:pPr>
    </w:p>
    <w:p w14:paraId="6091B46E" w14:textId="2D5B404F" w:rsidR="00340E46" w:rsidRDefault="00340E46" w:rsidP="00340E46">
      <w:pPr>
        <w:pStyle w:val="ListParagraph"/>
        <w:numPr>
          <w:ilvl w:val="0"/>
          <w:numId w:val="11"/>
        </w:numPr>
        <w:spacing w:after="200" w:line="276" w:lineRule="auto"/>
        <w:rPr>
          <w:ins w:id="113" w:author="Krish Agrawal" w:date="2023-12-06T23:23:00Z"/>
          <w:rFonts w:ascii="Calibri" w:eastAsia="Calibri" w:hAnsi="Calibri" w:cs="Calibri"/>
          <w:b/>
          <w:bCs/>
        </w:rPr>
      </w:pPr>
      <w:ins w:id="114" w:author="Krish Agrawal" w:date="2023-12-06T22:58:00Z">
        <w:r>
          <w:rPr>
            <w:rFonts w:ascii="Calibri" w:eastAsia="Calibri" w:hAnsi="Calibri" w:cs="Calibri"/>
            <w:b/>
            <w:bCs/>
          </w:rPr>
          <w:lastRenderedPageBreak/>
          <w:t>Uniq:</w:t>
        </w:r>
      </w:ins>
    </w:p>
    <w:p w14:paraId="038C13FA" w14:textId="30955487" w:rsidR="00DB323B" w:rsidRDefault="00DB323B">
      <w:pPr>
        <w:pStyle w:val="ListParagraph"/>
        <w:spacing w:after="200" w:line="276" w:lineRule="auto"/>
        <w:rPr>
          <w:ins w:id="115" w:author="Krish Agrawal" w:date="2023-12-06T22:58:00Z"/>
          <w:rFonts w:ascii="Calibri" w:eastAsia="Calibri" w:hAnsi="Calibri" w:cs="Calibri"/>
          <w:b/>
          <w:bCs/>
        </w:rPr>
        <w:pPrChange w:id="116" w:author="Krish Agrawal" w:date="2023-12-06T23:23:00Z">
          <w:pPr>
            <w:pStyle w:val="ListParagraph"/>
            <w:numPr>
              <w:numId w:val="11"/>
            </w:numPr>
            <w:spacing w:after="200" w:line="276" w:lineRule="auto"/>
            <w:ind w:left="360" w:hanging="360"/>
          </w:pPr>
        </w:pPrChange>
      </w:pPr>
      <w:ins w:id="117" w:author="Krish Agrawal" w:date="2023-12-06T23:23:00Z">
        <w:r>
          <w:rPr>
            <w:noProof/>
          </w:rPr>
          <w:drawing>
            <wp:inline distT="0" distB="0" distL="0" distR="0" wp14:anchorId="6BD89B47" wp14:editId="6FC9E3A2">
              <wp:extent cx="3742857" cy="4257143"/>
              <wp:effectExtent l="0" t="0" r="0" b="0"/>
              <wp:docPr id="162313859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23138594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42857" cy="42571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7ED8B05" w14:textId="77777777" w:rsidR="00340E46" w:rsidRDefault="00340E46">
      <w:pPr>
        <w:pStyle w:val="ListParagraph"/>
        <w:spacing w:after="200" w:line="276" w:lineRule="auto"/>
        <w:rPr>
          <w:ins w:id="118" w:author="Krish Agrawal" w:date="2023-12-06T22:58:00Z"/>
          <w:rFonts w:ascii="Calibri" w:eastAsia="Calibri" w:hAnsi="Calibri" w:cs="Calibri"/>
          <w:b/>
          <w:bCs/>
        </w:rPr>
        <w:pPrChange w:id="119" w:author="Krish Agrawal" w:date="2023-12-06T22:58:00Z">
          <w:pPr>
            <w:pStyle w:val="ListParagraph"/>
            <w:numPr>
              <w:numId w:val="11"/>
            </w:numPr>
            <w:spacing w:after="200" w:line="276" w:lineRule="auto"/>
            <w:ind w:left="360" w:hanging="360"/>
          </w:pPr>
        </w:pPrChange>
      </w:pPr>
    </w:p>
    <w:p w14:paraId="5A913419" w14:textId="3D42E5A4" w:rsidR="00DB323B" w:rsidRPr="00DB323B" w:rsidRDefault="00DB323B" w:rsidP="00DB323B">
      <w:pPr>
        <w:pStyle w:val="ListParagraph"/>
        <w:numPr>
          <w:ilvl w:val="0"/>
          <w:numId w:val="11"/>
        </w:numPr>
        <w:spacing w:after="200" w:line="276" w:lineRule="auto"/>
        <w:rPr>
          <w:ins w:id="120" w:author="Krish Agrawal" w:date="2023-12-06T23:22:00Z"/>
          <w:rFonts w:ascii="Calibri" w:eastAsia="Calibri" w:hAnsi="Calibri" w:cs="Calibri"/>
          <w:b/>
          <w:bCs/>
          <w:rPrChange w:id="121" w:author="Krish Agrawal" w:date="2023-12-06T23:23:00Z">
            <w:rPr>
              <w:ins w:id="122" w:author="Krish Agrawal" w:date="2023-12-06T23:22:00Z"/>
              <w:rFonts w:eastAsia="Calibri"/>
            </w:rPr>
          </w:rPrChange>
        </w:rPr>
      </w:pPr>
      <w:proofErr w:type="spellStart"/>
      <w:ins w:id="123" w:author="Krish Agrawal" w:date="2023-12-06T23:22:00Z">
        <w:r>
          <w:rPr>
            <w:rFonts w:ascii="Calibri" w:eastAsia="Calibri" w:hAnsi="Calibri" w:cs="Calibri"/>
            <w:b/>
            <w:bCs/>
          </w:rPr>
          <w:t>Chmod</w:t>
        </w:r>
        <w:proofErr w:type="spellEnd"/>
        <w:r>
          <w:rPr>
            <w:rFonts w:ascii="Calibri" w:eastAsia="Calibri" w:hAnsi="Calibri" w:cs="Calibri"/>
            <w:b/>
            <w:bCs/>
          </w:rPr>
          <w:t>:</w:t>
        </w:r>
      </w:ins>
    </w:p>
    <w:p w14:paraId="65E3A7B7" w14:textId="6F32CAF2" w:rsidR="00DB323B" w:rsidRDefault="00DB323B" w:rsidP="00DB323B">
      <w:pPr>
        <w:pStyle w:val="ListParagraph"/>
        <w:spacing w:after="200" w:line="276" w:lineRule="auto"/>
        <w:ind w:left="360" w:firstLine="360"/>
        <w:rPr>
          <w:ins w:id="124" w:author="Krish Agrawal" w:date="2023-12-07T00:45:00Z"/>
          <w:rFonts w:ascii="Calibri" w:eastAsia="Calibri" w:hAnsi="Calibri" w:cs="Calibri"/>
          <w:b/>
          <w:bCs/>
        </w:rPr>
      </w:pPr>
      <w:ins w:id="125" w:author="Krish Agrawal" w:date="2023-12-06T23:23:00Z">
        <w:r w:rsidRPr="00DB323B">
          <w:rPr>
            <w:rFonts w:ascii="Calibri" w:eastAsia="Calibri" w:hAnsi="Calibri" w:cs="Calibri"/>
            <w:b/>
            <w:bCs/>
            <w:noProof/>
          </w:rPr>
          <w:drawing>
            <wp:inline distT="0" distB="0" distL="0" distR="0" wp14:anchorId="0AA098A2" wp14:editId="4E0C35EC">
              <wp:extent cx="5391902" cy="2400635"/>
              <wp:effectExtent l="0" t="0" r="0" b="0"/>
              <wp:docPr id="74219746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4219746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91902" cy="2400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EEFAF6C" w14:textId="77777777" w:rsidR="000B38E9" w:rsidRDefault="000B38E9" w:rsidP="00DB323B">
      <w:pPr>
        <w:pStyle w:val="ListParagraph"/>
        <w:spacing w:after="200" w:line="276" w:lineRule="auto"/>
        <w:ind w:left="360" w:firstLine="360"/>
        <w:rPr>
          <w:ins w:id="126" w:author="Krish Agrawal" w:date="2023-12-07T00:45:00Z"/>
          <w:rFonts w:ascii="Calibri" w:eastAsia="Calibri" w:hAnsi="Calibri" w:cs="Calibri"/>
          <w:b/>
          <w:bCs/>
        </w:rPr>
      </w:pPr>
    </w:p>
    <w:p w14:paraId="57F5F35F" w14:textId="77777777" w:rsidR="000B38E9" w:rsidRDefault="000B38E9" w:rsidP="00DB323B">
      <w:pPr>
        <w:pStyle w:val="ListParagraph"/>
        <w:spacing w:after="200" w:line="276" w:lineRule="auto"/>
        <w:ind w:left="360" w:firstLine="360"/>
        <w:rPr>
          <w:ins w:id="127" w:author="Krish Agrawal" w:date="2023-12-07T00:45:00Z"/>
          <w:rFonts w:ascii="Calibri" w:eastAsia="Calibri" w:hAnsi="Calibri" w:cs="Calibri"/>
          <w:b/>
          <w:bCs/>
        </w:rPr>
      </w:pPr>
    </w:p>
    <w:p w14:paraId="38A535FA" w14:textId="77777777" w:rsidR="000B38E9" w:rsidRDefault="000B38E9" w:rsidP="00DB323B">
      <w:pPr>
        <w:pStyle w:val="ListParagraph"/>
        <w:spacing w:after="200" w:line="276" w:lineRule="auto"/>
        <w:ind w:left="360" w:firstLine="360"/>
        <w:rPr>
          <w:ins w:id="128" w:author="Krish Agrawal" w:date="2023-12-07T00:45:00Z"/>
          <w:rFonts w:ascii="Calibri" w:eastAsia="Calibri" w:hAnsi="Calibri" w:cs="Calibri"/>
          <w:b/>
          <w:bCs/>
        </w:rPr>
      </w:pPr>
    </w:p>
    <w:p w14:paraId="2A0F6A5A" w14:textId="77777777" w:rsidR="000B38E9" w:rsidRDefault="000B38E9" w:rsidP="00DB323B">
      <w:pPr>
        <w:pStyle w:val="ListParagraph"/>
        <w:spacing w:after="200" w:line="276" w:lineRule="auto"/>
        <w:ind w:left="360" w:firstLine="360"/>
        <w:rPr>
          <w:ins w:id="129" w:author="Krish Agrawal" w:date="2023-12-07T00:45:00Z"/>
          <w:rFonts w:ascii="Calibri" w:eastAsia="Calibri" w:hAnsi="Calibri" w:cs="Calibri"/>
          <w:b/>
          <w:bCs/>
        </w:rPr>
      </w:pPr>
    </w:p>
    <w:p w14:paraId="4B6B0394" w14:textId="77777777" w:rsidR="000B38E9" w:rsidRDefault="000B38E9" w:rsidP="00DB323B">
      <w:pPr>
        <w:pStyle w:val="ListParagraph"/>
        <w:spacing w:after="200" w:line="276" w:lineRule="auto"/>
        <w:ind w:left="360" w:firstLine="360"/>
        <w:rPr>
          <w:ins w:id="130" w:author="Krish Agrawal" w:date="2023-12-07T00:45:00Z"/>
          <w:rFonts w:ascii="Calibri" w:eastAsia="Calibri" w:hAnsi="Calibri" w:cs="Calibri"/>
          <w:b/>
          <w:bCs/>
        </w:rPr>
      </w:pPr>
    </w:p>
    <w:p w14:paraId="30D42DAB" w14:textId="77777777" w:rsidR="000B38E9" w:rsidRDefault="000B38E9" w:rsidP="00DB323B">
      <w:pPr>
        <w:pStyle w:val="ListParagraph"/>
        <w:spacing w:after="200" w:line="276" w:lineRule="auto"/>
        <w:ind w:left="360" w:firstLine="360"/>
        <w:rPr>
          <w:ins w:id="131" w:author="Krish Agrawal" w:date="2023-12-07T00:45:00Z"/>
          <w:rFonts w:ascii="Calibri" w:eastAsia="Calibri" w:hAnsi="Calibri" w:cs="Calibri"/>
          <w:b/>
          <w:bCs/>
        </w:rPr>
      </w:pPr>
    </w:p>
    <w:p w14:paraId="2E8D2CFF" w14:textId="77777777" w:rsidR="000B38E9" w:rsidRDefault="000B38E9" w:rsidP="00DB323B">
      <w:pPr>
        <w:pStyle w:val="ListParagraph"/>
        <w:spacing w:after="200" w:line="276" w:lineRule="auto"/>
        <w:ind w:left="360" w:firstLine="360"/>
        <w:rPr>
          <w:ins w:id="132" w:author="Krish Agrawal" w:date="2023-12-06T23:35:00Z"/>
          <w:rFonts w:ascii="Calibri" w:eastAsia="Calibri" w:hAnsi="Calibri" w:cs="Calibri"/>
          <w:b/>
          <w:bCs/>
        </w:rPr>
      </w:pPr>
    </w:p>
    <w:p w14:paraId="5E0A1AA3" w14:textId="77777777" w:rsidR="000B38E9" w:rsidRDefault="000B38E9">
      <w:pPr>
        <w:pStyle w:val="ListParagraph"/>
        <w:spacing w:after="200" w:line="276" w:lineRule="auto"/>
        <w:ind w:left="360"/>
        <w:rPr>
          <w:ins w:id="133" w:author="Krish Agrawal" w:date="2023-12-06T23:23:00Z"/>
          <w:rFonts w:ascii="Calibri" w:eastAsia="Calibri" w:hAnsi="Calibri" w:cs="Calibri"/>
          <w:b/>
          <w:bCs/>
        </w:rPr>
        <w:pPrChange w:id="134" w:author="Krish Agrawal" w:date="2023-12-06T23:23:00Z">
          <w:pPr>
            <w:pStyle w:val="ListParagraph"/>
            <w:numPr>
              <w:numId w:val="11"/>
            </w:numPr>
            <w:spacing w:after="200" w:line="276" w:lineRule="auto"/>
            <w:ind w:left="360" w:hanging="360"/>
          </w:pPr>
        </w:pPrChange>
      </w:pPr>
    </w:p>
    <w:p w14:paraId="36909F3B" w14:textId="1E3FDA1F" w:rsidR="00DB323B" w:rsidRDefault="00DB323B" w:rsidP="00DB323B">
      <w:pPr>
        <w:pStyle w:val="ListParagraph"/>
        <w:numPr>
          <w:ilvl w:val="0"/>
          <w:numId w:val="11"/>
        </w:numPr>
        <w:spacing w:after="200" w:line="276" w:lineRule="auto"/>
        <w:rPr>
          <w:ins w:id="135" w:author="Krish Agrawal" w:date="2023-12-06T23:24:00Z"/>
          <w:rFonts w:ascii="Calibri" w:eastAsia="Calibri" w:hAnsi="Calibri" w:cs="Calibri"/>
          <w:b/>
          <w:bCs/>
        </w:rPr>
      </w:pPr>
      <w:ins w:id="136" w:author="Krish Agrawal" w:date="2023-12-06T23:24:00Z">
        <w:r>
          <w:rPr>
            <w:rFonts w:ascii="Calibri" w:eastAsia="Calibri" w:hAnsi="Calibri" w:cs="Calibri"/>
            <w:b/>
            <w:bCs/>
          </w:rPr>
          <w:lastRenderedPageBreak/>
          <w:t>D</w:t>
        </w:r>
      </w:ins>
      <w:ins w:id="137" w:author="Krish Agrawal" w:date="2023-12-06T23:35:00Z">
        <w:r w:rsidR="00840138">
          <w:rPr>
            <w:rFonts w:ascii="Calibri" w:eastAsia="Calibri" w:hAnsi="Calibri" w:cs="Calibri"/>
            <w:b/>
            <w:bCs/>
          </w:rPr>
          <w:t>iff</w:t>
        </w:r>
      </w:ins>
      <w:ins w:id="138" w:author="Krish Agrawal" w:date="2023-12-06T23:24:00Z">
        <w:r>
          <w:rPr>
            <w:rFonts w:ascii="Calibri" w:eastAsia="Calibri" w:hAnsi="Calibri" w:cs="Calibri"/>
            <w:b/>
            <w:bCs/>
          </w:rPr>
          <w:t>:</w:t>
        </w:r>
      </w:ins>
    </w:p>
    <w:p w14:paraId="5548FB88" w14:textId="3FE501DE" w:rsidR="00DB323B" w:rsidRDefault="00840138" w:rsidP="00DB323B">
      <w:pPr>
        <w:pStyle w:val="ListParagraph"/>
        <w:spacing w:after="200" w:line="276" w:lineRule="auto"/>
        <w:rPr>
          <w:ins w:id="139" w:author="Krish Agrawal" w:date="2023-12-06T23:35:00Z"/>
          <w:rFonts w:ascii="Calibri" w:eastAsia="Calibri" w:hAnsi="Calibri" w:cs="Calibri"/>
          <w:b/>
          <w:bCs/>
        </w:rPr>
      </w:pPr>
      <w:ins w:id="140" w:author="Krish Agrawal" w:date="2023-12-06T23:35:00Z">
        <w:r w:rsidRPr="00840138">
          <w:rPr>
            <w:rFonts w:ascii="Calibri" w:eastAsia="Calibri" w:hAnsi="Calibri" w:cs="Calibri"/>
            <w:b/>
            <w:bCs/>
            <w:noProof/>
          </w:rPr>
          <w:drawing>
            <wp:inline distT="0" distB="0" distL="0" distR="0" wp14:anchorId="4F857558" wp14:editId="3B336934">
              <wp:extent cx="3208606" cy="3095625"/>
              <wp:effectExtent l="0" t="0" r="0" b="0"/>
              <wp:docPr id="152728797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2728797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1724" cy="31082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B996E06" w14:textId="77777777" w:rsidR="00840138" w:rsidRDefault="00840138">
      <w:pPr>
        <w:pStyle w:val="ListParagraph"/>
        <w:spacing w:after="200" w:line="276" w:lineRule="auto"/>
        <w:rPr>
          <w:ins w:id="141" w:author="Krish Agrawal" w:date="2023-12-06T23:24:00Z"/>
          <w:rFonts w:ascii="Calibri" w:eastAsia="Calibri" w:hAnsi="Calibri" w:cs="Calibri"/>
          <w:b/>
          <w:bCs/>
        </w:rPr>
        <w:pPrChange w:id="142" w:author="Krish Agrawal" w:date="2023-12-06T23:24:00Z">
          <w:pPr>
            <w:pStyle w:val="ListParagraph"/>
            <w:numPr>
              <w:numId w:val="11"/>
            </w:numPr>
            <w:spacing w:after="200" w:line="276" w:lineRule="auto"/>
            <w:ind w:left="360" w:hanging="360"/>
          </w:pPr>
        </w:pPrChange>
      </w:pPr>
    </w:p>
    <w:p w14:paraId="67762E79" w14:textId="58CA6931" w:rsidR="00DB323B" w:rsidRDefault="00547B25" w:rsidP="00547B25">
      <w:pPr>
        <w:pStyle w:val="ListBullet"/>
        <w:rPr>
          <w:ins w:id="143" w:author="Krish Agrawal" w:date="2023-12-06T23:36:00Z"/>
          <w:rFonts w:eastAsia="Calibri"/>
        </w:rPr>
      </w:pPr>
      <w:ins w:id="144" w:author="Krish Agrawal" w:date="2023-12-06T23:36:00Z">
        <w:r>
          <w:rPr>
            <w:rFonts w:eastAsia="Calibri"/>
          </w:rPr>
          <w:t>History:</w:t>
        </w:r>
      </w:ins>
    </w:p>
    <w:p w14:paraId="09DE48F0" w14:textId="26BDDD2B" w:rsidR="00547B25" w:rsidRDefault="00547B25" w:rsidP="00547B25">
      <w:pPr>
        <w:pStyle w:val="ListBullet"/>
        <w:numPr>
          <w:ilvl w:val="0"/>
          <w:numId w:val="0"/>
        </w:numPr>
        <w:ind w:left="720"/>
        <w:rPr>
          <w:ins w:id="145" w:author="Krish Agrawal" w:date="2023-12-06T23:39:00Z"/>
          <w:rFonts w:eastAsia="Calibri"/>
        </w:rPr>
      </w:pPr>
      <w:ins w:id="146" w:author="Krish Agrawal" w:date="2023-12-06T23:37:00Z">
        <w:r w:rsidRPr="00547B25">
          <w:rPr>
            <w:rFonts w:eastAsia="Calibri"/>
            <w:noProof/>
          </w:rPr>
          <w:drawing>
            <wp:inline distT="0" distB="0" distL="0" distR="0" wp14:anchorId="5CDA7B22" wp14:editId="44B2B040">
              <wp:extent cx="3077004" cy="2248214"/>
              <wp:effectExtent l="0" t="0" r="0" b="0"/>
              <wp:docPr id="58046589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80465893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77004" cy="224821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7A92E71" w14:textId="77777777" w:rsidR="00547B25" w:rsidRDefault="00547B25" w:rsidP="00547B25">
      <w:pPr>
        <w:pStyle w:val="ListBullet"/>
        <w:numPr>
          <w:ilvl w:val="0"/>
          <w:numId w:val="0"/>
        </w:numPr>
        <w:ind w:left="720"/>
        <w:rPr>
          <w:ins w:id="147" w:author="Krish Agrawal" w:date="2023-12-06T23:39:00Z"/>
          <w:rFonts w:eastAsia="Calibri"/>
        </w:rPr>
      </w:pPr>
    </w:p>
    <w:p w14:paraId="4EEC9952" w14:textId="77777777" w:rsidR="00547B25" w:rsidRDefault="00547B25" w:rsidP="00547B25">
      <w:pPr>
        <w:pStyle w:val="ListBullet"/>
        <w:numPr>
          <w:ilvl w:val="0"/>
          <w:numId w:val="0"/>
        </w:numPr>
        <w:ind w:left="720"/>
        <w:rPr>
          <w:ins w:id="148" w:author="Krish Agrawal" w:date="2023-12-06T23:39:00Z"/>
          <w:rFonts w:eastAsia="Calibri"/>
        </w:rPr>
      </w:pPr>
    </w:p>
    <w:p w14:paraId="4DDD6901" w14:textId="77777777" w:rsidR="00547B25" w:rsidRDefault="00547B25" w:rsidP="00547B25">
      <w:pPr>
        <w:pStyle w:val="ListBullet"/>
        <w:numPr>
          <w:ilvl w:val="0"/>
          <w:numId w:val="0"/>
        </w:numPr>
        <w:ind w:left="720"/>
        <w:rPr>
          <w:ins w:id="149" w:author="Krish Agrawal" w:date="2023-12-06T23:39:00Z"/>
          <w:rFonts w:eastAsia="Calibri"/>
        </w:rPr>
      </w:pPr>
    </w:p>
    <w:p w14:paraId="014FB4D1" w14:textId="77777777" w:rsidR="00547B25" w:rsidRDefault="00547B25" w:rsidP="00547B25">
      <w:pPr>
        <w:pStyle w:val="ListBullet"/>
        <w:numPr>
          <w:ilvl w:val="0"/>
          <w:numId w:val="0"/>
        </w:numPr>
        <w:ind w:left="720"/>
        <w:rPr>
          <w:ins w:id="150" w:author="Krish Agrawal" w:date="2023-12-06T23:39:00Z"/>
          <w:rFonts w:eastAsia="Calibri"/>
        </w:rPr>
      </w:pPr>
    </w:p>
    <w:p w14:paraId="3C44F06C" w14:textId="77777777" w:rsidR="00547B25" w:rsidRDefault="00547B25" w:rsidP="00547B25">
      <w:pPr>
        <w:pStyle w:val="ListBullet"/>
        <w:numPr>
          <w:ilvl w:val="0"/>
          <w:numId w:val="0"/>
        </w:numPr>
        <w:ind w:left="720"/>
        <w:rPr>
          <w:ins w:id="151" w:author="Krish Agrawal" w:date="2023-12-06T23:39:00Z"/>
          <w:rFonts w:eastAsia="Calibri"/>
        </w:rPr>
      </w:pPr>
    </w:p>
    <w:p w14:paraId="38432D78" w14:textId="77777777" w:rsidR="00547B25" w:rsidRDefault="00547B25" w:rsidP="00547B25">
      <w:pPr>
        <w:pStyle w:val="ListBullet"/>
        <w:numPr>
          <w:ilvl w:val="0"/>
          <w:numId w:val="0"/>
        </w:numPr>
        <w:ind w:left="720"/>
        <w:rPr>
          <w:ins w:id="152" w:author="Krish Agrawal" w:date="2023-12-06T23:39:00Z"/>
          <w:rFonts w:eastAsia="Calibri"/>
        </w:rPr>
      </w:pPr>
    </w:p>
    <w:p w14:paraId="0C1FE494" w14:textId="77777777" w:rsidR="00547B25" w:rsidRDefault="00547B25" w:rsidP="00547B25">
      <w:pPr>
        <w:pStyle w:val="ListBullet"/>
        <w:numPr>
          <w:ilvl w:val="0"/>
          <w:numId w:val="0"/>
        </w:numPr>
        <w:ind w:left="720"/>
        <w:rPr>
          <w:ins w:id="153" w:author="Krish Agrawal" w:date="2023-12-06T23:39:00Z"/>
          <w:rFonts w:eastAsia="Calibri"/>
        </w:rPr>
      </w:pPr>
    </w:p>
    <w:p w14:paraId="3FAEADFC" w14:textId="77777777" w:rsidR="00547B25" w:rsidRDefault="00547B25" w:rsidP="00547B25">
      <w:pPr>
        <w:pStyle w:val="ListBullet"/>
        <w:numPr>
          <w:ilvl w:val="0"/>
          <w:numId w:val="0"/>
        </w:numPr>
        <w:ind w:left="720"/>
        <w:rPr>
          <w:ins w:id="154" w:author="Krish Agrawal" w:date="2023-12-07T00:45:00Z"/>
          <w:rFonts w:eastAsia="Calibri"/>
        </w:rPr>
      </w:pPr>
    </w:p>
    <w:p w14:paraId="421B469D" w14:textId="77777777" w:rsidR="000B38E9" w:rsidRDefault="000B38E9" w:rsidP="00547B25">
      <w:pPr>
        <w:pStyle w:val="ListBullet"/>
        <w:numPr>
          <w:ilvl w:val="0"/>
          <w:numId w:val="0"/>
        </w:numPr>
        <w:ind w:left="720"/>
        <w:rPr>
          <w:ins w:id="155" w:author="Krish Agrawal" w:date="2023-12-07T00:45:00Z"/>
          <w:rFonts w:eastAsia="Calibri"/>
        </w:rPr>
      </w:pPr>
    </w:p>
    <w:p w14:paraId="6BDA1A31" w14:textId="77777777" w:rsidR="000B38E9" w:rsidRDefault="000B38E9" w:rsidP="00547B25">
      <w:pPr>
        <w:pStyle w:val="ListBullet"/>
        <w:numPr>
          <w:ilvl w:val="0"/>
          <w:numId w:val="0"/>
        </w:numPr>
        <w:ind w:left="720"/>
        <w:rPr>
          <w:ins w:id="156" w:author="Krish Agrawal" w:date="2023-12-07T00:45:00Z"/>
          <w:rFonts w:eastAsia="Calibri"/>
        </w:rPr>
      </w:pPr>
    </w:p>
    <w:p w14:paraId="42206022" w14:textId="77777777" w:rsidR="000B38E9" w:rsidRDefault="000B38E9" w:rsidP="00547B25">
      <w:pPr>
        <w:pStyle w:val="ListBullet"/>
        <w:numPr>
          <w:ilvl w:val="0"/>
          <w:numId w:val="0"/>
        </w:numPr>
        <w:ind w:left="720"/>
        <w:rPr>
          <w:ins w:id="157" w:author="Krish Agrawal" w:date="2023-12-07T00:45:00Z"/>
          <w:rFonts w:eastAsia="Calibri"/>
        </w:rPr>
      </w:pPr>
    </w:p>
    <w:p w14:paraId="05DBBDE8" w14:textId="77777777" w:rsidR="000B38E9" w:rsidRDefault="000B38E9" w:rsidP="00547B25">
      <w:pPr>
        <w:pStyle w:val="ListBullet"/>
        <w:numPr>
          <w:ilvl w:val="0"/>
          <w:numId w:val="0"/>
        </w:numPr>
        <w:ind w:left="720"/>
        <w:rPr>
          <w:ins w:id="158" w:author="Krish Agrawal" w:date="2023-12-07T00:45:00Z"/>
          <w:rFonts w:eastAsia="Calibri"/>
        </w:rPr>
      </w:pPr>
    </w:p>
    <w:p w14:paraId="7262EFF3" w14:textId="77777777" w:rsidR="000B38E9" w:rsidRDefault="000B38E9" w:rsidP="00547B25">
      <w:pPr>
        <w:pStyle w:val="ListBullet"/>
        <w:numPr>
          <w:ilvl w:val="0"/>
          <w:numId w:val="0"/>
        </w:numPr>
        <w:ind w:left="720"/>
        <w:rPr>
          <w:ins w:id="159" w:author="Krish Agrawal" w:date="2023-12-07T00:45:00Z"/>
          <w:rFonts w:eastAsia="Calibri"/>
        </w:rPr>
      </w:pPr>
    </w:p>
    <w:p w14:paraId="5B43E763" w14:textId="77777777" w:rsidR="000B38E9" w:rsidRDefault="000B38E9" w:rsidP="00547B25">
      <w:pPr>
        <w:pStyle w:val="ListBullet"/>
        <w:numPr>
          <w:ilvl w:val="0"/>
          <w:numId w:val="0"/>
        </w:numPr>
        <w:ind w:left="720"/>
        <w:rPr>
          <w:ins w:id="160" w:author="Krish Agrawal" w:date="2023-12-06T23:37:00Z"/>
          <w:rFonts w:eastAsia="Calibri"/>
        </w:rPr>
      </w:pPr>
    </w:p>
    <w:p w14:paraId="40236EA0" w14:textId="77777777" w:rsidR="00547B25" w:rsidRDefault="00547B25" w:rsidP="00547B25">
      <w:pPr>
        <w:pStyle w:val="ListBullet"/>
        <w:numPr>
          <w:ilvl w:val="0"/>
          <w:numId w:val="0"/>
        </w:numPr>
        <w:ind w:left="720"/>
        <w:rPr>
          <w:ins w:id="161" w:author="Krish Agrawal" w:date="2023-12-06T23:37:00Z"/>
          <w:rFonts w:eastAsia="Calibri"/>
        </w:rPr>
      </w:pPr>
    </w:p>
    <w:p w14:paraId="714CABEE" w14:textId="047C7402" w:rsidR="00547B25" w:rsidRDefault="00547B25" w:rsidP="00547B25">
      <w:pPr>
        <w:pStyle w:val="ListBullet"/>
        <w:rPr>
          <w:ins w:id="162" w:author="Krish Agrawal" w:date="2023-12-06T23:37:00Z"/>
          <w:rFonts w:eastAsia="Calibri"/>
        </w:rPr>
      </w:pPr>
      <w:ins w:id="163" w:author="Krish Agrawal" w:date="2023-12-06T23:37:00Z">
        <w:r>
          <w:rPr>
            <w:rFonts w:eastAsia="Calibri"/>
          </w:rPr>
          <w:lastRenderedPageBreak/>
          <w:t>Last:</w:t>
        </w:r>
      </w:ins>
    </w:p>
    <w:p w14:paraId="348BB777" w14:textId="328E79AA" w:rsidR="00547B25" w:rsidRDefault="00547B25" w:rsidP="00547B25">
      <w:pPr>
        <w:pStyle w:val="ListBullet"/>
        <w:numPr>
          <w:ilvl w:val="0"/>
          <w:numId w:val="0"/>
        </w:numPr>
        <w:ind w:left="720"/>
        <w:rPr>
          <w:ins w:id="164" w:author="Krish Agrawal" w:date="2023-12-06T23:39:00Z"/>
          <w:rFonts w:eastAsia="Calibri"/>
        </w:rPr>
      </w:pPr>
      <w:ins w:id="165" w:author="Krish Agrawal" w:date="2023-12-06T23:39:00Z">
        <w:r w:rsidRPr="00547B25">
          <w:rPr>
            <w:rFonts w:eastAsia="Calibri"/>
            <w:noProof/>
          </w:rPr>
          <w:drawing>
            <wp:inline distT="0" distB="0" distL="0" distR="0" wp14:anchorId="1EDE424E" wp14:editId="57EE507B">
              <wp:extent cx="4894564" cy="3324225"/>
              <wp:effectExtent l="0" t="0" r="1905" b="0"/>
              <wp:docPr id="29457533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457533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97449" cy="33261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99510D" w14:textId="77777777" w:rsidR="00547B25" w:rsidRDefault="00547B25" w:rsidP="00547B25">
      <w:pPr>
        <w:pStyle w:val="ListBullet"/>
        <w:numPr>
          <w:ilvl w:val="0"/>
          <w:numId w:val="0"/>
        </w:numPr>
        <w:ind w:left="720"/>
        <w:rPr>
          <w:ins w:id="166" w:author="Krish Agrawal" w:date="2023-12-06T23:39:00Z"/>
          <w:rFonts w:eastAsia="Calibri"/>
        </w:rPr>
      </w:pPr>
    </w:p>
    <w:p w14:paraId="609011D5" w14:textId="4A300D22" w:rsidR="00547B25" w:rsidRDefault="00547B25" w:rsidP="00547B25">
      <w:pPr>
        <w:pStyle w:val="ListBullet"/>
        <w:rPr>
          <w:ins w:id="167" w:author="Krish Agrawal" w:date="2023-12-06T23:40:00Z"/>
          <w:rFonts w:eastAsia="Calibri"/>
        </w:rPr>
      </w:pPr>
      <w:ins w:id="168" w:author="Krish Agrawal" w:date="2023-12-06T23:40:00Z">
        <w:r>
          <w:rPr>
            <w:rFonts w:eastAsia="Calibri"/>
          </w:rPr>
          <w:t>Sort:</w:t>
        </w:r>
      </w:ins>
    </w:p>
    <w:p w14:paraId="0CD1C71C" w14:textId="1944C6A0" w:rsidR="00547B25" w:rsidRDefault="00547B25" w:rsidP="00547B25">
      <w:pPr>
        <w:pStyle w:val="ListBullet"/>
        <w:numPr>
          <w:ilvl w:val="0"/>
          <w:numId w:val="0"/>
        </w:numPr>
        <w:ind w:left="720"/>
        <w:rPr>
          <w:ins w:id="169" w:author="Krish Agrawal" w:date="2023-12-06T23:41:00Z"/>
          <w:rFonts w:eastAsia="Calibri"/>
        </w:rPr>
      </w:pPr>
      <w:ins w:id="170" w:author="Krish Agrawal" w:date="2023-12-06T23:41:00Z">
        <w:r w:rsidRPr="00547B25">
          <w:rPr>
            <w:rFonts w:eastAsia="Calibri"/>
            <w:noProof/>
          </w:rPr>
          <w:drawing>
            <wp:inline distT="0" distB="0" distL="0" distR="0" wp14:anchorId="7E849A8C" wp14:editId="7E671FBA">
              <wp:extent cx="2600325" cy="2056621"/>
              <wp:effectExtent l="0" t="0" r="0" b="1270"/>
              <wp:docPr id="108448225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84482250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02704" cy="20585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CEB10D" w14:textId="77777777" w:rsidR="00547B25" w:rsidRDefault="00547B25" w:rsidP="00547B25">
      <w:pPr>
        <w:pStyle w:val="ListBullet"/>
        <w:numPr>
          <w:ilvl w:val="0"/>
          <w:numId w:val="0"/>
        </w:numPr>
        <w:ind w:left="720"/>
        <w:rPr>
          <w:ins w:id="171" w:author="Krish Agrawal" w:date="2023-12-06T23:41:00Z"/>
          <w:rFonts w:eastAsia="Calibri"/>
        </w:rPr>
      </w:pPr>
    </w:p>
    <w:p w14:paraId="6B6F233A" w14:textId="4EF3F120" w:rsidR="00547B25" w:rsidRDefault="00547B25" w:rsidP="00547B25">
      <w:pPr>
        <w:pStyle w:val="ListBullet"/>
        <w:rPr>
          <w:ins w:id="172" w:author="Krish Agrawal" w:date="2023-12-06T23:41:00Z"/>
          <w:rFonts w:eastAsia="Calibri"/>
        </w:rPr>
      </w:pPr>
      <w:ins w:id="173" w:author="Krish Agrawal" w:date="2023-12-06T23:41:00Z">
        <w:r>
          <w:rPr>
            <w:rFonts w:eastAsia="Calibri"/>
          </w:rPr>
          <w:t>Sed:</w:t>
        </w:r>
      </w:ins>
    </w:p>
    <w:p w14:paraId="451131EB" w14:textId="7FF7BC73" w:rsidR="00547B25" w:rsidRDefault="00BF64D9" w:rsidP="00547B25">
      <w:pPr>
        <w:pStyle w:val="ListBullet"/>
        <w:numPr>
          <w:ilvl w:val="0"/>
          <w:numId w:val="0"/>
        </w:numPr>
        <w:ind w:left="720"/>
        <w:rPr>
          <w:ins w:id="174" w:author="Krish Agrawal" w:date="2023-12-07T00:46:00Z"/>
          <w:rFonts w:eastAsia="Calibri"/>
        </w:rPr>
      </w:pPr>
      <w:ins w:id="175" w:author="Krish Agrawal" w:date="2023-12-06T23:54:00Z">
        <w:r w:rsidRPr="00BF64D9">
          <w:rPr>
            <w:rFonts w:eastAsia="Calibri"/>
            <w:noProof/>
          </w:rPr>
          <w:drawing>
            <wp:inline distT="0" distB="0" distL="0" distR="0" wp14:anchorId="5E058A13" wp14:editId="34C6F03F">
              <wp:extent cx="3848100" cy="1647075"/>
              <wp:effectExtent l="0" t="0" r="0" b="0"/>
              <wp:docPr id="45414523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54145237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58572" cy="165155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C7CB05" w14:textId="77777777" w:rsidR="000B38E9" w:rsidRDefault="000B38E9" w:rsidP="00547B25">
      <w:pPr>
        <w:pStyle w:val="ListBullet"/>
        <w:numPr>
          <w:ilvl w:val="0"/>
          <w:numId w:val="0"/>
        </w:numPr>
        <w:ind w:left="720"/>
        <w:rPr>
          <w:ins w:id="176" w:author="Krish Agrawal" w:date="2023-12-07T00:46:00Z"/>
          <w:rFonts w:eastAsia="Calibri"/>
        </w:rPr>
      </w:pPr>
    </w:p>
    <w:p w14:paraId="43A510D4" w14:textId="77777777" w:rsidR="000B38E9" w:rsidRDefault="000B38E9" w:rsidP="00547B25">
      <w:pPr>
        <w:pStyle w:val="ListBullet"/>
        <w:numPr>
          <w:ilvl w:val="0"/>
          <w:numId w:val="0"/>
        </w:numPr>
        <w:ind w:left="720"/>
        <w:rPr>
          <w:ins w:id="177" w:author="Krish Agrawal" w:date="2023-12-07T00:46:00Z"/>
          <w:rFonts w:eastAsia="Calibri"/>
        </w:rPr>
      </w:pPr>
    </w:p>
    <w:p w14:paraId="4AAD9B87" w14:textId="77777777" w:rsidR="000B38E9" w:rsidRDefault="000B38E9" w:rsidP="00547B25">
      <w:pPr>
        <w:pStyle w:val="ListBullet"/>
        <w:numPr>
          <w:ilvl w:val="0"/>
          <w:numId w:val="0"/>
        </w:numPr>
        <w:ind w:left="720"/>
        <w:rPr>
          <w:ins w:id="178" w:author="Krish Agrawal" w:date="2023-12-06T23:54:00Z"/>
          <w:rFonts w:eastAsia="Calibri"/>
        </w:rPr>
      </w:pPr>
    </w:p>
    <w:p w14:paraId="709F42E9" w14:textId="77777777" w:rsidR="00BF64D9" w:rsidRDefault="00BF64D9" w:rsidP="00547B25">
      <w:pPr>
        <w:pStyle w:val="ListBullet"/>
        <w:numPr>
          <w:ilvl w:val="0"/>
          <w:numId w:val="0"/>
        </w:numPr>
        <w:ind w:left="720"/>
        <w:rPr>
          <w:ins w:id="179" w:author="Krish Agrawal" w:date="2023-12-06T23:54:00Z"/>
          <w:rFonts w:eastAsia="Calibri"/>
        </w:rPr>
      </w:pPr>
    </w:p>
    <w:p w14:paraId="614F2D7E" w14:textId="7F2A7382" w:rsidR="00BF64D9" w:rsidRDefault="00BF64D9" w:rsidP="00BF64D9">
      <w:pPr>
        <w:pStyle w:val="ListBullet"/>
        <w:rPr>
          <w:ins w:id="180" w:author="Krish Agrawal" w:date="2023-12-06T23:56:00Z"/>
          <w:rFonts w:eastAsia="Calibri"/>
        </w:rPr>
      </w:pPr>
      <w:ins w:id="181" w:author="Krish Agrawal" w:date="2023-12-06T23:56:00Z">
        <w:r>
          <w:rPr>
            <w:rFonts w:eastAsia="Calibri"/>
          </w:rPr>
          <w:lastRenderedPageBreak/>
          <w:t>Grep:</w:t>
        </w:r>
      </w:ins>
    </w:p>
    <w:p w14:paraId="5AA84DFB" w14:textId="1C8038B5" w:rsidR="00BF64D9" w:rsidRDefault="00BF64D9" w:rsidP="00BF64D9">
      <w:pPr>
        <w:pStyle w:val="ListBullet"/>
        <w:numPr>
          <w:ilvl w:val="0"/>
          <w:numId w:val="0"/>
        </w:numPr>
        <w:ind w:left="720"/>
        <w:rPr>
          <w:ins w:id="182" w:author="Krish Agrawal" w:date="2023-12-06T23:57:00Z"/>
          <w:rFonts w:eastAsia="Calibri"/>
        </w:rPr>
      </w:pPr>
      <w:ins w:id="183" w:author="Krish Agrawal" w:date="2023-12-06T23:57:00Z">
        <w:r w:rsidRPr="00BF64D9">
          <w:rPr>
            <w:rFonts w:eastAsia="Calibri"/>
            <w:noProof/>
          </w:rPr>
          <w:drawing>
            <wp:inline distT="0" distB="0" distL="0" distR="0" wp14:anchorId="7E0C42FA" wp14:editId="37727F1C">
              <wp:extent cx="4391638" cy="1895740"/>
              <wp:effectExtent l="0" t="0" r="0" b="9525"/>
              <wp:docPr id="132552601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25526015" name="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91638" cy="18957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71BD6C" w14:textId="77777777" w:rsidR="00BF64D9" w:rsidRDefault="00BF64D9" w:rsidP="00BF64D9">
      <w:pPr>
        <w:pStyle w:val="ListBullet"/>
        <w:numPr>
          <w:ilvl w:val="0"/>
          <w:numId w:val="0"/>
        </w:numPr>
        <w:ind w:left="360" w:hanging="360"/>
        <w:rPr>
          <w:ins w:id="184" w:author="Krish Agrawal" w:date="2023-12-06T23:57:00Z"/>
          <w:rFonts w:eastAsia="Calibri"/>
        </w:rPr>
      </w:pPr>
    </w:p>
    <w:p w14:paraId="6DF243E9" w14:textId="098EC53D" w:rsidR="00BF64D9" w:rsidRDefault="00BF64D9" w:rsidP="00BF64D9">
      <w:pPr>
        <w:pStyle w:val="ListBullet"/>
        <w:numPr>
          <w:ilvl w:val="0"/>
          <w:numId w:val="14"/>
        </w:numPr>
        <w:rPr>
          <w:ins w:id="185" w:author="Krish Agrawal" w:date="2023-12-06T23:59:00Z"/>
          <w:rFonts w:eastAsia="Calibri"/>
        </w:rPr>
      </w:pPr>
      <w:ins w:id="186" w:author="Krish Agrawal" w:date="2023-12-06T23:58:00Z">
        <w:r w:rsidRPr="00BF64D9">
          <w:rPr>
            <w:rFonts w:eastAsia="Calibri"/>
          </w:rPr>
          <w:t>Total no of users connected to system currently</w:t>
        </w:r>
        <w:r>
          <w:rPr>
            <w:rFonts w:eastAsia="Calibri"/>
          </w:rPr>
          <w:t>:</w:t>
        </w:r>
      </w:ins>
    </w:p>
    <w:p w14:paraId="251B9D93" w14:textId="04D6AE45" w:rsidR="00BF64D9" w:rsidRDefault="00BF64D9">
      <w:pPr>
        <w:pStyle w:val="ListBullet"/>
        <w:numPr>
          <w:ilvl w:val="0"/>
          <w:numId w:val="0"/>
        </w:numPr>
        <w:ind w:left="720"/>
        <w:rPr>
          <w:ins w:id="187" w:author="Krish Agrawal" w:date="2023-12-06T23:58:00Z"/>
          <w:rFonts w:eastAsia="Calibri"/>
        </w:rPr>
        <w:pPrChange w:id="188" w:author="Krish Agrawal" w:date="2023-12-06T23:59:00Z">
          <w:pPr>
            <w:pStyle w:val="ListBullet"/>
            <w:numPr>
              <w:numId w:val="14"/>
            </w:numPr>
            <w:tabs>
              <w:tab w:val="clear" w:pos="360"/>
            </w:tabs>
            <w:ind w:left="720"/>
          </w:pPr>
        </w:pPrChange>
      </w:pPr>
      <w:ins w:id="189" w:author="Krish Agrawal" w:date="2023-12-06T23:59:00Z">
        <w:r w:rsidRPr="00BF64D9">
          <w:rPr>
            <w:rFonts w:eastAsia="Calibri"/>
            <w:noProof/>
          </w:rPr>
          <w:drawing>
            <wp:inline distT="0" distB="0" distL="0" distR="0" wp14:anchorId="3AE83022" wp14:editId="788B627D">
              <wp:extent cx="2629267" cy="609685"/>
              <wp:effectExtent l="0" t="0" r="0" b="0"/>
              <wp:docPr id="114009479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40094796" name="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29267" cy="6096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E61E3FC" w14:textId="77777777" w:rsidR="00BF64D9" w:rsidRDefault="00BF64D9">
      <w:pPr>
        <w:pStyle w:val="ListBullet"/>
        <w:numPr>
          <w:ilvl w:val="0"/>
          <w:numId w:val="0"/>
        </w:numPr>
        <w:rPr>
          <w:ins w:id="190" w:author="Krish Agrawal" w:date="2023-12-06T23:58:00Z"/>
          <w:rFonts w:eastAsia="Calibri"/>
        </w:rPr>
        <w:pPrChange w:id="191" w:author="Krish Agrawal" w:date="2023-12-06T23:59:00Z">
          <w:pPr>
            <w:pStyle w:val="ListBullet"/>
            <w:numPr>
              <w:numId w:val="14"/>
            </w:numPr>
            <w:tabs>
              <w:tab w:val="clear" w:pos="360"/>
            </w:tabs>
            <w:ind w:left="720"/>
          </w:pPr>
        </w:pPrChange>
      </w:pPr>
    </w:p>
    <w:p w14:paraId="6EC54266" w14:textId="1A4E0F1F" w:rsidR="00BF64D9" w:rsidRDefault="00BF64D9" w:rsidP="00BF64D9">
      <w:pPr>
        <w:pStyle w:val="ListBullet"/>
        <w:numPr>
          <w:ilvl w:val="0"/>
          <w:numId w:val="14"/>
        </w:numPr>
        <w:rPr>
          <w:ins w:id="192" w:author="Krish Agrawal" w:date="2023-12-06T23:59:00Z"/>
          <w:rFonts w:eastAsia="Calibri"/>
        </w:rPr>
      </w:pPr>
      <w:ins w:id="193" w:author="Krish Agrawal" w:date="2023-12-06T23:59:00Z">
        <w:r w:rsidRPr="00BF64D9">
          <w:rPr>
            <w:rFonts w:eastAsia="Calibri"/>
          </w:rPr>
          <w:t>Display only current local time of system</w:t>
        </w:r>
        <w:r>
          <w:rPr>
            <w:rFonts w:eastAsia="Calibri"/>
          </w:rPr>
          <w:t>:</w:t>
        </w:r>
      </w:ins>
    </w:p>
    <w:p w14:paraId="2CCE32B9" w14:textId="437B8770" w:rsidR="00BF64D9" w:rsidRDefault="00BF64D9" w:rsidP="00BF64D9">
      <w:pPr>
        <w:pStyle w:val="ListBullet"/>
        <w:numPr>
          <w:ilvl w:val="0"/>
          <w:numId w:val="0"/>
        </w:numPr>
        <w:ind w:left="720"/>
        <w:rPr>
          <w:ins w:id="194" w:author="Krish Agrawal" w:date="2023-12-06T23:59:00Z"/>
          <w:rFonts w:eastAsia="Calibri"/>
        </w:rPr>
      </w:pPr>
      <w:ins w:id="195" w:author="Krish Agrawal" w:date="2023-12-06T23:59:00Z">
        <w:r w:rsidRPr="00BF64D9">
          <w:rPr>
            <w:rFonts w:eastAsia="Calibri"/>
            <w:noProof/>
          </w:rPr>
          <w:drawing>
            <wp:inline distT="0" distB="0" distL="0" distR="0" wp14:anchorId="75079ACB" wp14:editId="3FCA460C">
              <wp:extent cx="2581635" cy="638264"/>
              <wp:effectExtent l="0" t="0" r="9525" b="9525"/>
              <wp:docPr id="1764463678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64463678" name="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81635" cy="63826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7F3DD93" w14:textId="77777777" w:rsidR="00BF64D9" w:rsidRDefault="00BF64D9">
      <w:pPr>
        <w:pStyle w:val="ListBullet"/>
        <w:numPr>
          <w:ilvl w:val="0"/>
          <w:numId w:val="0"/>
        </w:numPr>
        <w:ind w:left="720"/>
        <w:rPr>
          <w:ins w:id="196" w:author="Krish Agrawal" w:date="2023-12-06T23:58:00Z"/>
          <w:rFonts w:eastAsia="Calibri"/>
        </w:rPr>
        <w:pPrChange w:id="197" w:author="Krish Agrawal" w:date="2023-12-06T23:59:00Z">
          <w:pPr>
            <w:pStyle w:val="ListBullet"/>
            <w:numPr>
              <w:numId w:val="14"/>
            </w:numPr>
            <w:tabs>
              <w:tab w:val="clear" w:pos="360"/>
            </w:tabs>
            <w:ind w:left="720"/>
          </w:pPr>
        </w:pPrChange>
      </w:pPr>
    </w:p>
    <w:p w14:paraId="13244AA5" w14:textId="39F96AF1" w:rsidR="00BF64D9" w:rsidRDefault="00BF64D9" w:rsidP="00BF64D9">
      <w:pPr>
        <w:pStyle w:val="ListBullet"/>
        <w:numPr>
          <w:ilvl w:val="0"/>
          <w:numId w:val="14"/>
        </w:numPr>
        <w:rPr>
          <w:ins w:id="198" w:author="Krish Agrawal" w:date="2023-12-07T00:00:00Z"/>
          <w:rFonts w:eastAsia="Calibri"/>
        </w:rPr>
      </w:pPr>
      <w:ins w:id="199" w:author="Krish Agrawal" w:date="2023-12-07T00:00:00Z">
        <w:r w:rsidRPr="00BF64D9">
          <w:rPr>
            <w:rFonts w:eastAsia="Calibri"/>
          </w:rPr>
          <w:t>Arranging the files of directory on ascending order of their sizes</w:t>
        </w:r>
        <w:r>
          <w:rPr>
            <w:rFonts w:eastAsia="Calibri"/>
          </w:rPr>
          <w:t>:</w:t>
        </w:r>
      </w:ins>
    </w:p>
    <w:p w14:paraId="2AE05761" w14:textId="1DC9BA05" w:rsidR="00BF64D9" w:rsidRDefault="00BF64D9" w:rsidP="00BF64D9">
      <w:pPr>
        <w:pStyle w:val="ListBullet"/>
        <w:numPr>
          <w:ilvl w:val="0"/>
          <w:numId w:val="0"/>
        </w:numPr>
        <w:ind w:left="720"/>
        <w:rPr>
          <w:ins w:id="200" w:author="Krish Agrawal" w:date="2023-12-07T00:00:00Z"/>
          <w:rFonts w:eastAsia="Calibri"/>
        </w:rPr>
      </w:pPr>
      <w:ins w:id="201" w:author="Krish Agrawal" w:date="2023-12-07T00:01:00Z">
        <w:r w:rsidRPr="00BF64D9">
          <w:rPr>
            <w:rFonts w:eastAsia="Calibri"/>
            <w:noProof/>
          </w:rPr>
          <w:drawing>
            <wp:inline distT="0" distB="0" distL="0" distR="0" wp14:anchorId="5EF21447" wp14:editId="0800C60E">
              <wp:extent cx="4801270" cy="1733792"/>
              <wp:effectExtent l="0" t="0" r="0" b="0"/>
              <wp:docPr id="169679504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96795042" name="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01270" cy="17337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9E93BC2" w14:textId="77777777" w:rsidR="00BF64D9" w:rsidRDefault="00BF64D9">
      <w:pPr>
        <w:pStyle w:val="ListBullet"/>
        <w:numPr>
          <w:ilvl w:val="0"/>
          <w:numId w:val="0"/>
        </w:numPr>
        <w:ind w:left="720"/>
        <w:rPr>
          <w:ins w:id="202" w:author="Krish Agrawal" w:date="2023-12-06T23:58:00Z"/>
          <w:rFonts w:eastAsia="Calibri"/>
        </w:rPr>
        <w:pPrChange w:id="203" w:author="Krish Agrawal" w:date="2023-12-07T00:00:00Z">
          <w:pPr>
            <w:pStyle w:val="ListBullet"/>
            <w:numPr>
              <w:numId w:val="14"/>
            </w:numPr>
            <w:tabs>
              <w:tab w:val="clear" w:pos="360"/>
            </w:tabs>
            <w:ind w:left="720"/>
          </w:pPr>
        </w:pPrChange>
      </w:pPr>
    </w:p>
    <w:p w14:paraId="1EF0F704" w14:textId="668B7CDD" w:rsidR="00BF64D9" w:rsidRDefault="00BF64D9" w:rsidP="00BF64D9">
      <w:pPr>
        <w:pStyle w:val="ListBullet"/>
        <w:numPr>
          <w:ilvl w:val="0"/>
          <w:numId w:val="14"/>
        </w:numPr>
        <w:rPr>
          <w:ins w:id="204" w:author="Krish Agrawal" w:date="2023-12-07T00:01:00Z"/>
          <w:rFonts w:eastAsia="Calibri"/>
        </w:rPr>
      </w:pPr>
      <w:ins w:id="205" w:author="Krish Agrawal" w:date="2023-12-07T00:01:00Z">
        <w:r w:rsidRPr="00BF64D9">
          <w:rPr>
            <w:rFonts w:eastAsia="Calibri"/>
          </w:rPr>
          <w:t>Display 5th character of your name</w:t>
        </w:r>
        <w:r>
          <w:rPr>
            <w:rFonts w:eastAsia="Calibri"/>
          </w:rPr>
          <w:t>:</w:t>
        </w:r>
      </w:ins>
    </w:p>
    <w:p w14:paraId="7C84C3CD" w14:textId="6CBA519C" w:rsidR="00BF64D9" w:rsidRDefault="00BF64D9">
      <w:pPr>
        <w:pStyle w:val="ListBullet"/>
        <w:numPr>
          <w:ilvl w:val="0"/>
          <w:numId w:val="0"/>
        </w:numPr>
        <w:ind w:left="360" w:firstLine="360"/>
        <w:rPr>
          <w:ins w:id="206" w:author="Krish Agrawal" w:date="2023-12-07T00:01:00Z"/>
          <w:rFonts w:eastAsia="Calibri"/>
        </w:rPr>
        <w:pPrChange w:id="207" w:author="Krish Agrawal" w:date="2023-12-07T00:03:00Z">
          <w:pPr>
            <w:pStyle w:val="ListBullet"/>
            <w:numPr>
              <w:numId w:val="0"/>
            </w:numPr>
            <w:tabs>
              <w:tab w:val="clear" w:pos="360"/>
            </w:tabs>
            <w:ind w:left="720" w:firstLine="0"/>
          </w:pPr>
        </w:pPrChange>
      </w:pPr>
      <w:ins w:id="208" w:author="Krish Agrawal" w:date="2023-12-07T00:03:00Z">
        <w:r w:rsidRPr="00BF64D9">
          <w:rPr>
            <w:rFonts w:eastAsia="Calibri"/>
            <w:noProof/>
          </w:rPr>
          <w:drawing>
            <wp:inline distT="0" distB="0" distL="0" distR="0" wp14:anchorId="42D9AC75" wp14:editId="33B9D5CD">
              <wp:extent cx="3648584" cy="1019317"/>
              <wp:effectExtent l="0" t="0" r="9525" b="9525"/>
              <wp:docPr id="952224768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52224768" name="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48584" cy="101931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FFD4B72" w14:textId="77777777" w:rsidR="00BF64D9" w:rsidRDefault="00BF64D9" w:rsidP="00BF64D9">
      <w:pPr>
        <w:pStyle w:val="ListBullet"/>
        <w:numPr>
          <w:ilvl w:val="0"/>
          <w:numId w:val="0"/>
        </w:numPr>
        <w:ind w:left="720"/>
        <w:rPr>
          <w:ins w:id="209" w:author="Krish Agrawal" w:date="2023-12-07T00:05:00Z"/>
          <w:rFonts w:eastAsia="Calibri"/>
        </w:rPr>
      </w:pPr>
    </w:p>
    <w:p w14:paraId="2A371CFC" w14:textId="77777777" w:rsidR="001A3CD6" w:rsidRDefault="001A3CD6" w:rsidP="00BF64D9">
      <w:pPr>
        <w:pStyle w:val="ListBullet"/>
        <w:numPr>
          <w:ilvl w:val="0"/>
          <w:numId w:val="0"/>
        </w:numPr>
        <w:ind w:left="720"/>
        <w:rPr>
          <w:ins w:id="210" w:author="Krish Agrawal" w:date="2023-12-07T00:05:00Z"/>
          <w:rFonts w:eastAsia="Calibri"/>
        </w:rPr>
      </w:pPr>
    </w:p>
    <w:p w14:paraId="4E88FCDE" w14:textId="77777777" w:rsidR="001A3CD6" w:rsidRDefault="001A3CD6" w:rsidP="00BF64D9">
      <w:pPr>
        <w:pStyle w:val="ListBullet"/>
        <w:numPr>
          <w:ilvl w:val="0"/>
          <w:numId w:val="0"/>
        </w:numPr>
        <w:ind w:left="720"/>
        <w:rPr>
          <w:ins w:id="211" w:author="Krish Agrawal" w:date="2023-12-07T00:46:00Z"/>
          <w:rFonts w:eastAsia="Calibri"/>
        </w:rPr>
      </w:pPr>
    </w:p>
    <w:p w14:paraId="4FFD60AC" w14:textId="77777777" w:rsidR="000B38E9" w:rsidRDefault="000B38E9" w:rsidP="00BF64D9">
      <w:pPr>
        <w:pStyle w:val="ListBullet"/>
        <w:numPr>
          <w:ilvl w:val="0"/>
          <w:numId w:val="0"/>
        </w:numPr>
        <w:ind w:left="720"/>
        <w:rPr>
          <w:ins w:id="212" w:author="Krish Agrawal" w:date="2023-12-07T00:46:00Z"/>
          <w:rFonts w:eastAsia="Calibri"/>
        </w:rPr>
      </w:pPr>
    </w:p>
    <w:p w14:paraId="4EB27BB5" w14:textId="77777777" w:rsidR="000B38E9" w:rsidRDefault="000B38E9" w:rsidP="00BF64D9">
      <w:pPr>
        <w:pStyle w:val="ListBullet"/>
        <w:numPr>
          <w:ilvl w:val="0"/>
          <w:numId w:val="0"/>
        </w:numPr>
        <w:ind w:left="720"/>
        <w:rPr>
          <w:ins w:id="213" w:author="Krish Agrawal" w:date="2023-12-07T00:46:00Z"/>
          <w:rFonts w:eastAsia="Calibri"/>
        </w:rPr>
      </w:pPr>
    </w:p>
    <w:p w14:paraId="030E6A76" w14:textId="77777777" w:rsidR="000B38E9" w:rsidRDefault="000B38E9">
      <w:pPr>
        <w:pStyle w:val="ListBullet"/>
        <w:numPr>
          <w:ilvl w:val="0"/>
          <w:numId w:val="0"/>
        </w:numPr>
        <w:ind w:left="720"/>
        <w:rPr>
          <w:ins w:id="214" w:author="Krish Agrawal" w:date="2023-12-06T23:58:00Z"/>
          <w:rFonts w:eastAsia="Calibri"/>
        </w:rPr>
        <w:pPrChange w:id="215" w:author="Krish Agrawal" w:date="2023-12-07T00:01:00Z">
          <w:pPr>
            <w:pStyle w:val="ListBullet"/>
            <w:numPr>
              <w:numId w:val="14"/>
            </w:numPr>
            <w:tabs>
              <w:tab w:val="clear" w:pos="360"/>
            </w:tabs>
            <w:ind w:left="720"/>
          </w:pPr>
        </w:pPrChange>
      </w:pPr>
    </w:p>
    <w:p w14:paraId="609EDB9E" w14:textId="45DE7A2F" w:rsidR="00BF64D9" w:rsidRDefault="00BF64D9" w:rsidP="00BF64D9">
      <w:pPr>
        <w:pStyle w:val="ListBullet"/>
        <w:numPr>
          <w:ilvl w:val="0"/>
          <w:numId w:val="14"/>
        </w:numPr>
        <w:rPr>
          <w:ins w:id="216" w:author="Krish Agrawal" w:date="2023-12-07T00:04:00Z"/>
          <w:rFonts w:eastAsia="Calibri"/>
        </w:rPr>
      </w:pPr>
      <w:ins w:id="217" w:author="Krish Agrawal" w:date="2023-12-07T00:04:00Z">
        <w:r w:rsidRPr="00BF64D9">
          <w:rPr>
            <w:rFonts w:eastAsia="Calibri"/>
          </w:rPr>
          <w:lastRenderedPageBreak/>
          <w:t>Display 7th line of a file</w:t>
        </w:r>
        <w:r>
          <w:rPr>
            <w:rFonts w:eastAsia="Calibri"/>
          </w:rPr>
          <w:t>:</w:t>
        </w:r>
      </w:ins>
    </w:p>
    <w:p w14:paraId="0E5EFBA5" w14:textId="1B310704" w:rsidR="00BF64D9" w:rsidRDefault="001A3CD6" w:rsidP="001A3CD6">
      <w:pPr>
        <w:pStyle w:val="ListBullet"/>
        <w:numPr>
          <w:ilvl w:val="0"/>
          <w:numId w:val="0"/>
        </w:numPr>
        <w:ind w:left="1080" w:hanging="360"/>
        <w:rPr>
          <w:ins w:id="218" w:author="Krish Agrawal" w:date="2023-12-07T00:46:00Z"/>
          <w:rFonts w:eastAsia="Calibri"/>
        </w:rPr>
      </w:pPr>
      <w:ins w:id="219" w:author="Krish Agrawal" w:date="2023-12-07T00:06:00Z">
        <w:r w:rsidRPr="001A3CD6">
          <w:rPr>
            <w:rFonts w:eastAsia="Calibri"/>
            <w:noProof/>
          </w:rPr>
          <w:drawing>
            <wp:inline distT="0" distB="0" distL="0" distR="0" wp14:anchorId="5763BB1E" wp14:editId="280E6449">
              <wp:extent cx="3562847" cy="2772162"/>
              <wp:effectExtent l="0" t="0" r="0" b="9525"/>
              <wp:docPr id="74868465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48684652" name="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62847" cy="27721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AA2B1F4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20" w:author="Krish Agrawal" w:date="2023-12-07T00:46:00Z"/>
          <w:rFonts w:eastAsia="Calibri"/>
        </w:rPr>
      </w:pPr>
    </w:p>
    <w:p w14:paraId="524C7A72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21" w:author="Krish Agrawal" w:date="2023-12-07T00:46:00Z"/>
          <w:rFonts w:eastAsia="Calibri"/>
        </w:rPr>
      </w:pPr>
    </w:p>
    <w:p w14:paraId="2171BA09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22" w:author="Krish Agrawal" w:date="2023-12-07T00:46:00Z"/>
          <w:rFonts w:eastAsia="Calibri"/>
        </w:rPr>
      </w:pPr>
    </w:p>
    <w:p w14:paraId="5DF031EE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23" w:author="Krish Agrawal" w:date="2023-12-07T00:46:00Z"/>
          <w:rFonts w:eastAsia="Calibri"/>
        </w:rPr>
      </w:pPr>
    </w:p>
    <w:p w14:paraId="569A1E34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24" w:author="Krish Agrawal" w:date="2023-12-07T00:46:00Z"/>
          <w:rFonts w:eastAsia="Calibri"/>
        </w:rPr>
      </w:pPr>
    </w:p>
    <w:p w14:paraId="4E01B358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25" w:author="Krish Agrawal" w:date="2023-12-07T00:46:00Z"/>
          <w:rFonts w:eastAsia="Calibri"/>
        </w:rPr>
      </w:pPr>
    </w:p>
    <w:p w14:paraId="63F87B60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26" w:author="Krish Agrawal" w:date="2023-12-07T00:46:00Z"/>
          <w:rFonts w:eastAsia="Calibri"/>
        </w:rPr>
      </w:pPr>
    </w:p>
    <w:p w14:paraId="13282B87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27" w:author="Krish Agrawal" w:date="2023-12-07T00:46:00Z"/>
          <w:rFonts w:eastAsia="Calibri"/>
        </w:rPr>
      </w:pPr>
    </w:p>
    <w:p w14:paraId="5678089E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28" w:author="Krish Agrawal" w:date="2023-12-07T00:46:00Z"/>
          <w:rFonts w:eastAsia="Calibri"/>
        </w:rPr>
      </w:pPr>
    </w:p>
    <w:p w14:paraId="022AACBB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29" w:author="Krish Agrawal" w:date="2023-12-07T00:46:00Z"/>
          <w:rFonts w:eastAsia="Calibri"/>
        </w:rPr>
      </w:pPr>
    </w:p>
    <w:p w14:paraId="7B00F9C6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30" w:author="Krish Agrawal" w:date="2023-12-07T00:46:00Z"/>
          <w:rFonts w:eastAsia="Calibri"/>
        </w:rPr>
      </w:pPr>
    </w:p>
    <w:p w14:paraId="7FECD191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31" w:author="Krish Agrawal" w:date="2023-12-07T00:46:00Z"/>
          <w:rFonts w:eastAsia="Calibri"/>
        </w:rPr>
      </w:pPr>
    </w:p>
    <w:p w14:paraId="34BB336F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32" w:author="Krish Agrawal" w:date="2023-12-07T00:46:00Z"/>
          <w:rFonts w:eastAsia="Calibri"/>
        </w:rPr>
      </w:pPr>
    </w:p>
    <w:p w14:paraId="19263987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33" w:author="Krish Agrawal" w:date="2023-12-07T00:46:00Z"/>
          <w:rFonts w:eastAsia="Calibri"/>
        </w:rPr>
      </w:pPr>
    </w:p>
    <w:p w14:paraId="7ADAE5F6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34" w:author="Krish Agrawal" w:date="2023-12-07T00:46:00Z"/>
          <w:rFonts w:eastAsia="Calibri"/>
        </w:rPr>
      </w:pPr>
    </w:p>
    <w:p w14:paraId="1DF9E0A6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35" w:author="Krish Agrawal" w:date="2023-12-07T00:46:00Z"/>
          <w:rFonts w:eastAsia="Calibri"/>
        </w:rPr>
      </w:pPr>
    </w:p>
    <w:p w14:paraId="35753A13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36" w:author="Krish Agrawal" w:date="2023-12-07T00:46:00Z"/>
          <w:rFonts w:eastAsia="Calibri"/>
        </w:rPr>
      </w:pPr>
    </w:p>
    <w:p w14:paraId="4FBF9841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37" w:author="Krish Agrawal" w:date="2023-12-07T00:46:00Z"/>
          <w:rFonts w:eastAsia="Calibri"/>
        </w:rPr>
      </w:pPr>
    </w:p>
    <w:p w14:paraId="65458E52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38" w:author="Krish Agrawal" w:date="2023-12-07T00:46:00Z"/>
          <w:rFonts w:eastAsia="Calibri"/>
        </w:rPr>
      </w:pPr>
    </w:p>
    <w:p w14:paraId="02634D54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39" w:author="Krish Agrawal" w:date="2023-12-07T00:46:00Z"/>
          <w:rFonts w:eastAsia="Calibri"/>
        </w:rPr>
      </w:pPr>
    </w:p>
    <w:p w14:paraId="12144389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40" w:author="Krish Agrawal" w:date="2023-12-07T00:46:00Z"/>
          <w:rFonts w:eastAsia="Calibri"/>
        </w:rPr>
      </w:pPr>
    </w:p>
    <w:p w14:paraId="658C4D52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41" w:author="Krish Agrawal" w:date="2023-12-07T00:46:00Z"/>
          <w:rFonts w:eastAsia="Calibri"/>
        </w:rPr>
      </w:pPr>
    </w:p>
    <w:p w14:paraId="25B9E0BA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42" w:author="Krish Agrawal" w:date="2023-12-07T00:46:00Z"/>
          <w:rFonts w:eastAsia="Calibri"/>
        </w:rPr>
      </w:pPr>
    </w:p>
    <w:p w14:paraId="0F462903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43" w:author="Krish Agrawal" w:date="2023-12-07T00:46:00Z"/>
          <w:rFonts w:eastAsia="Calibri"/>
        </w:rPr>
      </w:pPr>
    </w:p>
    <w:p w14:paraId="7330362D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44" w:author="Krish Agrawal" w:date="2023-12-07T00:46:00Z"/>
          <w:rFonts w:eastAsia="Calibri"/>
        </w:rPr>
      </w:pPr>
    </w:p>
    <w:p w14:paraId="24A9C581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45" w:author="Krish Agrawal" w:date="2023-12-07T00:46:00Z"/>
          <w:rFonts w:eastAsia="Calibri"/>
        </w:rPr>
      </w:pPr>
    </w:p>
    <w:p w14:paraId="1A8DA669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46" w:author="Krish Agrawal" w:date="2023-12-07T00:46:00Z"/>
          <w:rFonts w:eastAsia="Calibri"/>
        </w:rPr>
      </w:pPr>
    </w:p>
    <w:p w14:paraId="185143A5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47" w:author="Krish Agrawal" w:date="2023-12-07T00:46:00Z"/>
          <w:rFonts w:eastAsia="Calibri"/>
        </w:rPr>
      </w:pPr>
    </w:p>
    <w:p w14:paraId="2F9D313D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48" w:author="Krish Agrawal" w:date="2023-12-07T00:46:00Z"/>
          <w:rFonts w:eastAsia="Calibri"/>
        </w:rPr>
      </w:pPr>
    </w:p>
    <w:p w14:paraId="144C0337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49" w:author="Krish Agrawal" w:date="2023-12-07T00:46:00Z"/>
          <w:rFonts w:eastAsia="Calibri"/>
        </w:rPr>
      </w:pPr>
    </w:p>
    <w:p w14:paraId="0C050B29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50" w:author="Krish Agrawal" w:date="2023-12-07T00:46:00Z"/>
          <w:rFonts w:eastAsia="Calibri"/>
        </w:rPr>
      </w:pPr>
    </w:p>
    <w:p w14:paraId="64C473A9" w14:textId="77777777" w:rsidR="000B38E9" w:rsidRDefault="000B38E9" w:rsidP="001A3CD6">
      <w:pPr>
        <w:pStyle w:val="ListBullet"/>
        <w:numPr>
          <w:ilvl w:val="0"/>
          <w:numId w:val="0"/>
        </w:numPr>
        <w:ind w:left="1080" w:hanging="360"/>
        <w:rPr>
          <w:ins w:id="251" w:author="Krish Agrawal" w:date="2023-12-07T00:07:00Z"/>
          <w:rFonts w:eastAsia="Calibri"/>
        </w:rPr>
      </w:pPr>
    </w:p>
    <w:p w14:paraId="1C7FBBC3" w14:textId="77777777" w:rsidR="001A3CD6" w:rsidRDefault="001A3CD6" w:rsidP="001A3CD6">
      <w:pPr>
        <w:pStyle w:val="ListBullet"/>
        <w:numPr>
          <w:ilvl w:val="0"/>
          <w:numId w:val="0"/>
        </w:numPr>
        <w:ind w:left="1080" w:hanging="360"/>
        <w:rPr>
          <w:ins w:id="252" w:author="Krish Agrawal" w:date="2023-12-07T00:07:00Z"/>
          <w:rFonts w:eastAsia="Calibri"/>
        </w:rPr>
      </w:pPr>
    </w:p>
    <w:p w14:paraId="39083789" w14:textId="49E5CD51" w:rsidR="001A3CD6" w:rsidRDefault="001A3CD6" w:rsidP="001A3CD6">
      <w:pPr>
        <w:pStyle w:val="ListBullet"/>
        <w:numPr>
          <w:ilvl w:val="0"/>
          <w:numId w:val="0"/>
        </w:numPr>
        <w:ind w:left="-630"/>
        <w:rPr>
          <w:ins w:id="253" w:author="Krish Agrawal" w:date="2023-12-07T00:08:00Z"/>
          <w:rFonts w:eastAsia="Calibri"/>
          <w:b/>
          <w:bCs/>
          <w:u w:val="single"/>
        </w:rPr>
      </w:pPr>
      <w:ins w:id="254" w:author="Krish Agrawal" w:date="2023-12-07T00:07:00Z">
        <w:r w:rsidRPr="001A3CD6">
          <w:rPr>
            <w:rFonts w:eastAsia="Calibri"/>
            <w:b/>
            <w:bCs/>
            <w:u w:val="single"/>
            <w:rPrChange w:id="255" w:author="Krish Agrawal" w:date="2023-12-07T00:08:00Z">
              <w:rPr>
                <w:rFonts w:eastAsia="Calibri"/>
              </w:rPr>
            </w:rPrChange>
          </w:rPr>
          <w:t xml:space="preserve">Q3. Shell scripts that </w:t>
        </w:r>
        <w:proofErr w:type="gramStart"/>
        <w:r w:rsidRPr="001A3CD6">
          <w:rPr>
            <w:rFonts w:eastAsia="Calibri"/>
            <w:b/>
            <w:bCs/>
            <w:u w:val="single"/>
            <w:rPrChange w:id="256" w:author="Krish Agrawal" w:date="2023-12-07T00:08:00Z">
              <w:rPr>
                <w:rFonts w:eastAsia="Calibri"/>
              </w:rPr>
            </w:rPrChange>
          </w:rPr>
          <w:t>uses</w:t>
        </w:r>
        <w:proofErr w:type="gramEnd"/>
        <w:r w:rsidRPr="001A3CD6">
          <w:rPr>
            <w:rFonts w:eastAsia="Calibri"/>
            <w:b/>
            <w:bCs/>
            <w:u w:val="single"/>
            <w:rPrChange w:id="257" w:author="Krish Agrawal" w:date="2023-12-07T00:08:00Z">
              <w:rPr>
                <w:rFonts w:eastAsia="Calibri"/>
              </w:rPr>
            </w:rPrChange>
          </w:rPr>
          <w:t xml:space="preserve"> simple commands:</w:t>
        </w:r>
      </w:ins>
    </w:p>
    <w:p w14:paraId="247B6D7F" w14:textId="77777777" w:rsidR="001A3CD6" w:rsidRDefault="001A3CD6" w:rsidP="001A3CD6">
      <w:pPr>
        <w:pStyle w:val="ListBullet"/>
        <w:numPr>
          <w:ilvl w:val="0"/>
          <w:numId w:val="0"/>
        </w:numPr>
        <w:ind w:left="-630"/>
        <w:rPr>
          <w:ins w:id="258" w:author="Krish Agrawal" w:date="2023-12-07T00:08:00Z"/>
          <w:rFonts w:eastAsia="Calibri"/>
          <w:b/>
          <w:bCs/>
          <w:u w:val="single"/>
        </w:rPr>
      </w:pPr>
    </w:p>
    <w:p w14:paraId="79BBB100" w14:textId="07E033CD" w:rsidR="001A3CD6" w:rsidRDefault="001A3CD6">
      <w:pPr>
        <w:pStyle w:val="ListBullet"/>
        <w:numPr>
          <w:ilvl w:val="0"/>
          <w:numId w:val="15"/>
        </w:numPr>
        <w:ind w:left="360"/>
        <w:rPr>
          <w:ins w:id="259" w:author="Krish Agrawal" w:date="2023-12-07T00:09:00Z"/>
          <w:rFonts w:eastAsia="Calibri"/>
        </w:rPr>
        <w:pPrChange w:id="260" w:author="Krish Agrawal" w:date="2023-12-07T00:21:00Z">
          <w:pPr>
            <w:pStyle w:val="ListBullet"/>
            <w:numPr>
              <w:numId w:val="15"/>
            </w:numPr>
            <w:tabs>
              <w:tab w:val="clear" w:pos="360"/>
            </w:tabs>
            <w:ind w:left="720"/>
          </w:pPr>
        </w:pPrChange>
      </w:pPr>
      <w:ins w:id="261" w:author="Krish Agrawal" w:date="2023-12-07T00:09:00Z">
        <w:r w:rsidRPr="001A3CD6">
          <w:rPr>
            <w:rFonts w:eastAsia="Calibri"/>
          </w:rPr>
          <w:t>Write a shell script to display current date in a particular format, number of users currently login and current month’s calendar.</w:t>
        </w:r>
      </w:ins>
    </w:p>
    <w:p w14:paraId="68693362" w14:textId="14346540" w:rsidR="001A3CD6" w:rsidRDefault="008948D0" w:rsidP="001A3CD6">
      <w:pPr>
        <w:pStyle w:val="ListBullet"/>
        <w:numPr>
          <w:ilvl w:val="0"/>
          <w:numId w:val="0"/>
        </w:numPr>
        <w:ind w:left="720"/>
        <w:rPr>
          <w:ins w:id="262" w:author="Krish Agrawal" w:date="2023-12-07T00:15:00Z"/>
          <w:rFonts w:eastAsia="Calibri"/>
        </w:rPr>
      </w:pPr>
      <w:ins w:id="263" w:author="Krish Agrawal" w:date="2023-12-07T00:15:00Z">
        <w:r w:rsidRPr="008948D0">
          <w:rPr>
            <w:rFonts w:eastAsia="Calibri"/>
            <w:noProof/>
          </w:rPr>
          <w:drawing>
            <wp:inline distT="0" distB="0" distL="0" distR="0" wp14:anchorId="391CFA87" wp14:editId="263F8263">
              <wp:extent cx="3400425" cy="1480932"/>
              <wp:effectExtent l="0" t="0" r="0" b="5080"/>
              <wp:docPr id="212940663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29406635" name="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07773" cy="14841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7071C24" w14:textId="77777777" w:rsidR="008948D0" w:rsidRDefault="008948D0" w:rsidP="001A3CD6">
      <w:pPr>
        <w:pStyle w:val="ListBullet"/>
        <w:numPr>
          <w:ilvl w:val="0"/>
          <w:numId w:val="0"/>
        </w:numPr>
        <w:ind w:left="720"/>
        <w:rPr>
          <w:ins w:id="264" w:author="Krish Agrawal" w:date="2023-12-07T00:15:00Z"/>
          <w:rFonts w:eastAsia="Calibri"/>
        </w:rPr>
      </w:pPr>
    </w:p>
    <w:p w14:paraId="41C5A0C2" w14:textId="61D5F39E" w:rsidR="008948D0" w:rsidRDefault="008948D0" w:rsidP="001A3CD6">
      <w:pPr>
        <w:pStyle w:val="ListBullet"/>
        <w:numPr>
          <w:ilvl w:val="0"/>
          <w:numId w:val="0"/>
        </w:numPr>
        <w:ind w:left="720"/>
        <w:rPr>
          <w:ins w:id="265" w:author="Krish Agrawal" w:date="2023-12-07T00:46:00Z"/>
          <w:rFonts w:eastAsia="Calibri"/>
        </w:rPr>
      </w:pPr>
      <w:ins w:id="266" w:author="Krish Agrawal" w:date="2023-12-07T00:15:00Z">
        <w:r w:rsidRPr="008948D0">
          <w:rPr>
            <w:rFonts w:eastAsia="Calibri"/>
            <w:noProof/>
          </w:rPr>
          <w:drawing>
            <wp:inline distT="0" distB="0" distL="0" distR="0" wp14:anchorId="67EFD5A7" wp14:editId="25E4DC9D">
              <wp:extent cx="2751308" cy="2143125"/>
              <wp:effectExtent l="0" t="0" r="0" b="0"/>
              <wp:docPr id="63995678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39956781" name="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54136" cy="21453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7F33525" w14:textId="77777777" w:rsidR="008948D0" w:rsidRDefault="008948D0" w:rsidP="001A3CD6">
      <w:pPr>
        <w:pStyle w:val="ListBullet"/>
        <w:numPr>
          <w:ilvl w:val="0"/>
          <w:numId w:val="0"/>
        </w:numPr>
        <w:ind w:left="720"/>
        <w:rPr>
          <w:ins w:id="267" w:author="Krish Agrawal" w:date="2023-12-07T00:16:00Z"/>
          <w:rFonts w:eastAsia="Calibri"/>
        </w:rPr>
      </w:pPr>
    </w:p>
    <w:p w14:paraId="164B9874" w14:textId="08F75586" w:rsidR="008948D0" w:rsidRDefault="008948D0">
      <w:pPr>
        <w:pStyle w:val="ListBullet"/>
        <w:numPr>
          <w:ilvl w:val="0"/>
          <w:numId w:val="15"/>
        </w:numPr>
        <w:ind w:left="360"/>
        <w:rPr>
          <w:ins w:id="268" w:author="Krish Agrawal" w:date="2023-12-07T00:16:00Z"/>
          <w:rFonts w:eastAsia="Calibri"/>
        </w:rPr>
        <w:pPrChange w:id="269" w:author="Krish Agrawal" w:date="2023-12-07T00:21:00Z">
          <w:pPr>
            <w:pStyle w:val="ListBullet"/>
            <w:numPr>
              <w:numId w:val="15"/>
            </w:numPr>
            <w:tabs>
              <w:tab w:val="clear" w:pos="360"/>
            </w:tabs>
            <w:ind w:left="720"/>
          </w:pPr>
        </w:pPrChange>
      </w:pPr>
      <w:ins w:id="270" w:author="Krish Agrawal" w:date="2023-12-07T00:16:00Z">
        <w:r w:rsidRPr="008948D0">
          <w:rPr>
            <w:rFonts w:eastAsia="Calibri"/>
          </w:rPr>
          <w:t>Write a shell script to display the process name and its process id.</w:t>
        </w:r>
      </w:ins>
    </w:p>
    <w:p w14:paraId="5DB9668B" w14:textId="77ECCDEE" w:rsidR="008948D0" w:rsidRDefault="008948D0" w:rsidP="008948D0">
      <w:pPr>
        <w:pStyle w:val="ListBullet"/>
        <w:numPr>
          <w:ilvl w:val="0"/>
          <w:numId w:val="0"/>
        </w:numPr>
        <w:ind w:left="720"/>
        <w:rPr>
          <w:ins w:id="271" w:author="Krish Agrawal" w:date="2023-12-07T00:20:00Z"/>
          <w:rFonts w:eastAsia="Calibri"/>
        </w:rPr>
      </w:pPr>
      <w:ins w:id="272" w:author="Krish Agrawal" w:date="2023-12-07T00:17:00Z">
        <w:r w:rsidRPr="008948D0">
          <w:rPr>
            <w:rFonts w:eastAsia="Calibri"/>
            <w:noProof/>
          </w:rPr>
          <w:drawing>
            <wp:inline distT="0" distB="0" distL="0" distR="0" wp14:anchorId="5308DE9F" wp14:editId="153CB1B7">
              <wp:extent cx="4124325" cy="1172100"/>
              <wp:effectExtent l="0" t="0" r="0" b="9525"/>
              <wp:docPr id="155055645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5055645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34214" cy="11749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F21107B" w14:textId="77777777" w:rsidR="008948D0" w:rsidRDefault="008948D0" w:rsidP="008948D0">
      <w:pPr>
        <w:pStyle w:val="ListBullet"/>
        <w:numPr>
          <w:ilvl w:val="0"/>
          <w:numId w:val="0"/>
        </w:numPr>
        <w:ind w:left="720"/>
        <w:rPr>
          <w:ins w:id="273" w:author="Krish Agrawal" w:date="2023-12-07T00:18:00Z"/>
          <w:rFonts w:eastAsia="Calibri"/>
        </w:rPr>
      </w:pPr>
    </w:p>
    <w:p w14:paraId="0A618434" w14:textId="1323444F" w:rsidR="008948D0" w:rsidRDefault="008948D0" w:rsidP="008948D0">
      <w:pPr>
        <w:pStyle w:val="ListBullet"/>
        <w:numPr>
          <w:ilvl w:val="0"/>
          <w:numId w:val="0"/>
        </w:numPr>
        <w:ind w:left="720"/>
        <w:rPr>
          <w:ins w:id="274" w:author="Krish Agrawal" w:date="2023-12-07T00:46:00Z"/>
          <w:rFonts w:eastAsia="Calibri"/>
        </w:rPr>
      </w:pPr>
      <w:ins w:id="275" w:author="Krish Agrawal" w:date="2023-12-07T00:18:00Z">
        <w:r w:rsidRPr="008948D0">
          <w:rPr>
            <w:rFonts w:eastAsia="Calibri"/>
            <w:noProof/>
          </w:rPr>
          <w:drawing>
            <wp:inline distT="0" distB="0" distL="0" distR="0" wp14:anchorId="4B003808" wp14:editId="6272609F">
              <wp:extent cx="2448267" cy="1667108"/>
              <wp:effectExtent l="0" t="0" r="9525" b="9525"/>
              <wp:docPr id="39030434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0304340" name="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48267" cy="16671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18EABEB" w14:textId="77777777" w:rsidR="000B38E9" w:rsidRDefault="000B38E9" w:rsidP="008948D0">
      <w:pPr>
        <w:pStyle w:val="ListBullet"/>
        <w:numPr>
          <w:ilvl w:val="0"/>
          <w:numId w:val="0"/>
        </w:numPr>
        <w:ind w:left="720"/>
        <w:rPr>
          <w:ins w:id="276" w:author="Krish Agrawal" w:date="2023-12-07T00:18:00Z"/>
          <w:rFonts w:eastAsia="Calibri"/>
        </w:rPr>
      </w:pPr>
    </w:p>
    <w:p w14:paraId="1E344C3D" w14:textId="49A51D6C" w:rsidR="008948D0" w:rsidRDefault="008948D0">
      <w:pPr>
        <w:pStyle w:val="ListBullet"/>
        <w:numPr>
          <w:ilvl w:val="0"/>
          <w:numId w:val="0"/>
        </w:numPr>
        <w:ind w:left="450" w:hanging="450"/>
        <w:rPr>
          <w:ins w:id="277" w:author="Krish Agrawal" w:date="2023-12-07T00:19:00Z"/>
          <w:rFonts w:eastAsia="Calibri"/>
        </w:rPr>
        <w:pPrChange w:id="278" w:author="Krish Agrawal" w:date="2023-12-07T00:22:00Z">
          <w:pPr>
            <w:pStyle w:val="ListBullet"/>
            <w:numPr>
              <w:numId w:val="0"/>
            </w:numPr>
            <w:tabs>
              <w:tab w:val="clear" w:pos="360"/>
            </w:tabs>
            <w:ind w:left="0" w:firstLine="0"/>
          </w:pPr>
        </w:pPrChange>
      </w:pPr>
      <w:ins w:id="279" w:author="Krish Agrawal" w:date="2023-12-07T00:18:00Z">
        <w:r>
          <w:rPr>
            <w:rFonts w:eastAsia="Calibri"/>
          </w:rPr>
          <w:tab/>
        </w:r>
      </w:ins>
    </w:p>
    <w:p w14:paraId="3FEE97F9" w14:textId="35B5A880" w:rsidR="008948D0" w:rsidRDefault="008948D0">
      <w:pPr>
        <w:pStyle w:val="ListBullet"/>
        <w:numPr>
          <w:ilvl w:val="0"/>
          <w:numId w:val="15"/>
        </w:numPr>
        <w:tabs>
          <w:tab w:val="left" w:pos="360"/>
        </w:tabs>
        <w:ind w:left="360"/>
        <w:rPr>
          <w:ins w:id="280" w:author="Krish Agrawal" w:date="2023-12-07T00:19:00Z"/>
          <w:rFonts w:eastAsia="Calibri"/>
        </w:rPr>
        <w:pPrChange w:id="281" w:author="Krish Agrawal" w:date="2023-12-07T00:21:00Z">
          <w:pPr>
            <w:pStyle w:val="ListBullet"/>
            <w:numPr>
              <w:numId w:val="15"/>
            </w:numPr>
            <w:tabs>
              <w:tab w:val="clear" w:pos="360"/>
            </w:tabs>
            <w:ind w:left="720" w:firstLine="0"/>
          </w:pPr>
        </w:pPrChange>
      </w:pPr>
      <w:ins w:id="282" w:author="Krish Agrawal" w:date="2023-12-07T00:19:00Z">
        <w:r w:rsidRPr="008948D0">
          <w:rPr>
            <w:rFonts w:eastAsia="Calibri"/>
          </w:rPr>
          <w:lastRenderedPageBreak/>
          <w:t xml:space="preserve">Write a shell script to take name as </w:t>
        </w:r>
        <w:proofErr w:type="gramStart"/>
        <w:r w:rsidRPr="008948D0">
          <w:rPr>
            <w:rFonts w:eastAsia="Calibri"/>
          </w:rPr>
          <w:t>a</w:t>
        </w:r>
        <w:proofErr w:type="gramEnd"/>
        <w:r w:rsidRPr="008948D0">
          <w:rPr>
            <w:rFonts w:eastAsia="Calibri"/>
          </w:rPr>
          <w:t xml:space="preserve"> input and display a greeting message to the user by checking system clock.</w:t>
        </w:r>
      </w:ins>
    </w:p>
    <w:p w14:paraId="79BE6401" w14:textId="1249DCF8" w:rsidR="008948D0" w:rsidRDefault="008948D0" w:rsidP="008948D0">
      <w:pPr>
        <w:pStyle w:val="ListBullet"/>
        <w:numPr>
          <w:ilvl w:val="0"/>
          <w:numId w:val="0"/>
        </w:numPr>
        <w:ind w:left="720"/>
        <w:rPr>
          <w:ins w:id="283" w:author="Krish Agrawal" w:date="2023-12-07T00:20:00Z"/>
          <w:rFonts w:eastAsia="Calibri"/>
        </w:rPr>
      </w:pPr>
      <w:ins w:id="284" w:author="Krish Agrawal" w:date="2023-12-07T00:19:00Z">
        <w:r w:rsidRPr="008948D0">
          <w:rPr>
            <w:rFonts w:eastAsia="Calibri"/>
            <w:noProof/>
          </w:rPr>
          <w:drawing>
            <wp:inline distT="0" distB="0" distL="0" distR="0" wp14:anchorId="36AEC766" wp14:editId="12458397">
              <wp:extent cx="3343275" cy="3011377"/>
              <wp:effectExtent l="0" t="0" r="0" b="0"/>
              <wp:docPr id="176672708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66727086" name=""/>
                      <pic:cNvPicPr/>
                    </pic:nvPicPr>
                    <pic:blipFill>
                      <a:blip r:embed="rId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4983" cy="30129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E7EA0E" w14:textId="77777777" w:rsidR="008948D0" w:rsidRDefault="008948D0" w:rsidP="008948D0">
      <w:pPr>
        <w:pStyle w:val="ListBullet"/>
        <w:numPr>
          <w:ilvl w:val="0"/>
          <w:numId w:val="0"/>
        </w:numPr>
        <w:ind w:left="720"/>
        <w:rPr>
          <w:ins w:id="285" w:author="Krish Agrawal" w:date="2023-12-07T00:20:00Z"/>
          <w:rFonts w:eastAsia="Calibri"/>
        </w:rPr>
      </w:pPr>
    </w:p>
    <w:p w14:paraId="226A380A" w14:textId="3B9B046E" w:rsidR="008948D0" w:rsidRDefault="008948D0" w:rsidP="008948D0">
      <w:pPr>
        <w:pStyle w:val="ListBullet"/>
        <w:numPr>
          <w:ilvl w:val="0"/>
          <w:numId w:val="0"/>
        </w:numPr>
        <w:ind w:left="720"/>
        <w:rPr>
          <w:ins w:id="286" w:author="Krish Agrawal" w:date="2023-12-07T00:20:00Z"/>
          <w:rFonts w:eastAsia="Calibri"/>
        </w:rPr>
      </w:pPr>
      <w:ins w:id="287" w:author="Krish Agrawal" w:date="2023-12-07T00:20:00Z">
        <w:r w:rsidRPr="008948D0">
          <w:rPr>
            <w:rFonts w:eastAsia="Calibri"/>
            <w:noProof/>
          </w:rPr>
          <w:drawing>
            <wp:inline distT="0" distB="0" distL="0" distR="0" wp14:anchorId="4505BE43" wp14:editId="0860E310">
              <wp:extent cx="1590897" cy="466790"/>
              <wp:effectExtent l="0" t="0" r="9525" b="9525"/>
              <wp:docPr id="99654044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96540441" name=""/>
                      <pic:cNvPicPr/>
                    </pic:nvPicPr>
                    <pic:blipFill>
                      <a:blip r:embed="rId6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90897" cy="466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45394EE" w14:textId="0A60B095" w:rsidR="008948D0" w:rsidRDefault="008948D0">
      <w:pPr>
        <w:pStyle w:val="ListBullet"/>
        <w:numPr>
          <w:ilvl w:val="0"/>
          <w:numId w:val="0"/>
        </w:numPr>
        <w:rPr>
          <w:ins w:id="288" w:author="Krish Agrawal" w:date="2023-12-07T00:24:00Z"/>
          <w:rFonts w:eastAsia="Calibri"/>
        </w:rPr>
      </w:pPr>
    </w:p>
    <w:p w14:paraId="1BAC89AF" w14:textId="77777777" w:rsidR="008948D0" w:rsidRDefault="008948D0" w:rsidP="008948D0">
      <w:pPr>
        <w:pStyle w:val="ListBullet"/>
        <w:numPr>
          <w:ilvl w:val="0"/>
          <w:numId w:val="0"/>
        </w:numPr>
        <w:ind w:left="360" w:hanging="360"/>
        <w:rPr>
          <w:ins w:id="289" w:author="Krish Agrawal" w:date="2023-12-07T00:21:00Z"/>
          <w:rFonts w:eastAsia="Calibri"/>
        </w:rPr>
      </w:pPr>
    </w:p>
    <w:p w14:paraId="3F03FDDD" w14:textId="4C71358F" w:rsidR="00EA0D2A" w:rsidRPr="00EA0D2A" w:rsidRDefault="00AE3435" w:rsidP="00EA0D2A">
      <w:pPr>
        <w:pStyle w:val="ListBullet"/>
        <w:numPr>
          <w:ilvl w:val="0"/>
          <w:numId w:val="15"/>
        </w:numPr>
        <w:ind w:left="360"/>
        <w:rPr>
          <w:ins w:id="290" w:author="Krish Agrawal" w:date="2023-12-07T00:26:00Z"/>
          <w:rFonts w:eastAsia="Calibri"/>
        </w:rPr>
      </w:pPr>
      <w:ins w:id="291" w:author="Krish Agrawal" w:date="2023-12-07T00:26:00Z">
        <w:r w:rsidRPr="00EA0D2A">
          <w:rPr>
            <w:rFonts w:eastAsia="Calibri"/>
          </w:rPr>
          <w:t>Write a shell script to merge the content of 2 files into one file:</w:t>
        </w:r>
      </w:ins>
      <w:ins w:id="292" w:author="Krish Agrawal" w:date="2023-12-07T00:48:00Z">
        <w:r w:rsidR="00EA0D2A" w:rsidRPr="00EA0D2A">
          <w:rPr>
            <w:rFonts w:eastAsia="Calibri"/>
            <w:noProof/>
          </w:rPr>
          <w:drawing>
            <wp:inline distT="0" distB="0" distL="0" distR="0" wp14:anchorId="59EC36C0" wp14:editId="06ED3EC8">
              <wp:extent cx="3600450" cy="3336266"/>
              <wp:effectExtent l="0" t="0" r="0" b="0"/>
              <wp:docPr id="36771613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67716133" name=""/>
                      <pic:cNvPicPr/>
                    </pic:nvPicPr>
                    <pic:blipFill>
                      <a:blip r:embed="rId6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10891" cy="334594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585715" w14:textId="77777777" w:rsidR="00AE3435" w:rsidRDefault="00AE3435">
      <w:pPr>
        <w:pStyle w:val="ListBullet"/>
        <w:numPr>
          <w:ilvl w:val="0"/>
          <w:numId w:val="0"/>
        </w:numPr>
        <w:ind w:left="720"/>
        <w:rPr>
          <w:ins w:id="293" w:author="Krish Agrawal" w:date="2023-12-07T00:26:00Z"/>
          <w:rFonts w:eastAsia="Calibri"/>
        </w:rPr>
        <w:pPrChange w:id="294" w:author="Krish Agrawal" w:date="2023-12-07T00:26:00Z">
          <w:pPr>
            <w:pStyle w:val="ListBullet"/>
            <w:numPr>
              <w:numId w:val="0"/>
            </w:numPr>
            <w:tabs>
              <w:tab w:val="clear" w:pos="360"/>
            </w:tabs>
            <w:ind w:left="0" w:firstLine="0"/>
          </w:pPr>
        </w:pPrChange>
      </w:pPr>
    </w:p>
    <w:p w14:paraId="4485912B" w14:textId="57057F86" w:rsidR="00AE3435" w:rsidRDefault="00EA0D2A">
      <w:pPr>
        <w:pStyle w:val="ListBullet"/>
        <w:numPr>
          <w:ilvl w:val="0"/>
          <w:numId w:val="0"/>
        </w:numPr>
        <w:ind w:left="360"/>
        <w:rPr>
          <w:ins w:id="295" w:author="Krish Agrawal" w:date="2023-12-07T00:26:00Z"/>
          <w:rFonts w:eastAsia="Calibri"/>
        </w:rPr>
        <w:pPrChange w:id="296" w:author="Krish Agrawal" w:date="2023-12-07T00:26:00Z">
          <w:pPr>
            <w:pStyle w:val="ListBullet"/>
            <w:numPr>
              <w:numId w:val="15"/>
            </w:numPr>
            <w:tabs>
              <w:tab w:val="clear" w:pos="360"/>
            </w:tabs>
            <w:ind w:left="720"/>
          </w:pPr>
        </w:pPrChange>
      </w:pPr>
      <w:ins w:id="297" w:author="Krish Agrawal" w:date="2023-12-07T00:49:00Z">
        <w:r w:rsidRPr="00EA0D2A">
          <w:rPr>
            <w:rFonts w:eastAsia="Calibri"/>
            <w:noProof/>
          </w:rPr>
          <w:drawing>
            <wp:inline distT="0" distB="0" distL="0" distR="0" wp14:anchorId="08FA2202" wp14:editId="436BCB36">
              <wp:extent cx="3667125" cy="700630"/>
              <wp:effectExtent l="0" t="0" r="0" b="4445"/>
              <wp:docPr id="165337503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53375033" name=""/>
                      <pic:cNvPicPr/>
                    </pic:nvPicPr>
                    <pic:blipFill>
                      <a:blip r:embed="rId6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82937" cy="7036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F4E932" w14:textId="68D8180E" w:rsidR="008948D0" w:rsidRDefault="008948D0" w:rsidP="008948D0">
      <w:pPr>
        <w:pStyle w:val="ListBullet"/>
        <w:numPr>
          <w:ilvl w:val="0"/>
          <w:numId w:val="15"/>
        </w:numPr>
        <w:ind w:left="360"/>
        <w:rPr>
          <w:ins w:id="298" w:author="Krish Agrawal" w:date="2023-12-07T00:26:00Z"/>
          <w:rFonts w:eastAsia="Calibri"/>
        </w:rPr>
      </w:pPr>
      <w:ins w:id="299" w:author="Krish Agrawal" w:date="2023-12-07T00:24:00Z">
        <w:r w:rsidRPr="008948D0">
          <w:rPr>
            <w:rFonts w:eastAsia="Calibri"/>
          </w:rPr>
          <w:lastRenderedPageBreak/>
          <w:t xml:space="preserve">Write a shell script to create a </w:t>
        </w:r>
        <w:proofErr w:type="spellStart"/>
        <w:r w:rsidRPr="008948D0">
          <w:rPr>
            <w:rFonts w:eastAsia="Calibri"/>
          </w:rPr>
          <w:t>tsv</w:t>
        </w:r>
        <w:proofErr w:type="spellEnd"/>
        <w:r w:rsidRPr="008948D0">
          <w:rPr>
            <w:rFonts w:eastAsia="Calibri"/>
          </w:rPr>
          <w:t xml:space="preserve"> file containing name, roll no. and age of 10 students. Then use that </w:t>
        </w:r>
        <w:proofErr w:type="spellStart"/>
        <w:r w:rsidRPr="008948D0">
          <w:rPr>
            <w:rFonts w:eastAsia="Calibri"/>
          </w:rPr>
          <w:t>tsv</w:t>
        </w:r>
        <w:proofErr w:type="spellEnd"/>
        <w:r w:rsidRPr="008948D0">
          <w:rPr>
            <w:rFonts w:eastAsia="Calibri"/>
          </w:rPr>
          <w:t xml:space="preserve"> file to display only the names of the students in alphabetical order</w:t>
        </w:r>
        <w:r>
          <w:rPr>
            <w:rFonts w:eastAsia="Calibri"/>
          </w:rPr>
          <w:t>:</w:t>
        </w:r>
      </w:ins>
    </w:p>
    <w:p w14:paraId="656D85B5" w14:textId="77777777" w:rsidR="00AE3435" w:rsidRDefault="00AE3435">
      <w:pPr>
        <w:pStyle w:val="ListBullet"/>
        <w:numPr>
          <w:ilvl w:val="0"/>
          <w:numId w:val="0"/>
        </w:numPr>
        <w:ind w:left="360"/>
        <w:rPr>
          <w:ins w:id="300" w:author="Krish Agrawal" w:date="2023-12-07T00:25:00Z"/>
          <w:rFonts w:eastAsia="Calibri"/>
        </w:rPr>
        <w:pPrChange w:id="301" w:author="Krish Agrawal" w:date="2023-12-07T00:26:00Z">
          <w:pPr>
            <w:pStyle w:val="ListBullet"/>
            <w:numPr>
              <w:numId w:val="15"/>
            </w:numPr>
            <w:tabs>
              <w:tab w:val="clear" w:pos="360"/>
            </w:tabs>
            <w:ind w:left="720"/>
          </w:pPr>
        </w:pPrChange>
      </w:pPr>
    </w:p>
    <w:p w14:paraId="564A8C6E" w14:textId="61162EB8" w:rsidR="008948D0" w:rsidRDefault="008948D0" w:rsidP="008948D0">
      <w:pPr>
        <w:pStyle w:val="ListBullet"/>
        <w:numPr>
          <w:ilvl w:val="0"/>
          <w:numId w:val="0"/>
        </w:numPr>
        <w:ind w:left="360" w:firstLine="360"/>
        <w:rPr>
          <w:ins w:id="302" w:author="Krish Agrawal" w:date="2023-12-07T00:26:00Z"/>
          <w:rFonts w:eastAsia="Calibri"/>
        </w:rPr>
      </w:pPr>
      <w:ins w:id="303" w:author="Krish Agrawal" w:date="2023-12-07T00:24:00Z">
        <w:r w:rsidRPr="008948D0">
          <w:rPr>
            <w:rFonts w:eastAsia="Calibri"/>
            <w:noProof/>
          </w:rPr>
          <w:drawing>
            <wp:inline distT="0" distB="0" distL="0" distR="0" wp14:anchorId="7117F72A" wp14:editId="01278BF1">
              <wp:extent cx="4138295" cy="2809837"/>
              <wp:effectExtent l="0" t="0" r="0" b="0"/>
              <wp:docPr id="83505694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35056947" name=""/>
                      <pic:cNvPicPr/>
                    </pic:nvPicPr>
                    <pic:blipFill>
                      <a:blip r:embed="rId6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57875" cy="28231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304" w:author="Krish Agrawal" w:date="2023-12-07T00:25:00Z">
        <w:r w:rsidRPr="008948D0">
          <w:rPr>
            <w:rFonts w:eastAsia="Calibri"/>
            <w:noProof/>
          </w:rPr>
          <w:drawing>
            <wp:inline distT="0" distB="0" distL="0" distR="0" wp14:anchorId="2EAD11DD" wp14:editId="7028654C">
              <wp:extent cx="1132868" cy="2800350"/>
              <wp:effectExtent l="0" t="0" r="0" b="0"/>
              <wp:docPr id="58766334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87663344" name=""/>
                      <pic:cNvPicPr/>
                    </pic:nvPicPr>
                    <pic:blipFill>
                      <a:blip r:embed="rId6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1248" cy="28210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1F80C60" w14:textId="77777777" w:rsidR="008948D0" w:rsidRDefault="008948D0" w:rsidP="008948D0">
      <w:pPr>
        <w:pStyle w:val="ListBullet"/>
        <w:numPr>
          <w:ilvl w:val="0"/>
          <w:numId w:val="0"/>
        </w:numPr>
        <w:ind w:left="360" w:firstLine="360"/>
        <w:rPr>
          <w:ins w:id="305" w:author="Krish Agrawal" w:date="2023-12-07T00:29:00Z"/>
          <w:rFonts w:eastAsia="Calibri"/>
        </w:rPr>
      </w:pPr>
    </w:p>
    <w:p w14:paraId="34A1B6BE" w14:textId="77777777" w:rsidR="00AE3435" w:rsidRDefault="00AE3435" w:rsidP="008948D0">
      <w:pPr>
        <w:pStyle w:val="ListBullet"/>
        <w:numPr>
          <w:ilvl w:val="0"/>
          <w:numId w:val="0"/>
        </w:numPr>
        <w:ind w:left="360" w:firstLine="360"/>
        <w:rPr>
          <w:ins w:id="306" w:author="Krish Agrawal" w:date="2023-12-07T00:29:00Z"/>
          <w:rFonts w:eastAsia="Calibri"/>
        </w:rPr>
      </w:pPr>
    </w:p>
    <w:p w14:paraId="28EC6A8D" w14:textId="77777777" w:rsidR="00AE3435" w:rsidRDefault="00AE3435" w:rsidP="008948D0">
      <w:pPr>
        <w:pStyle w:val="ListBullet"/>
        <w:numPr>
          <w:ilvl w:val="0"/>
          <w:numId w:val="0"/>
        </w:numPr>
        <w:ind w:left="360" w:firstLine="360"/>
        <w:rPr>
          <w:ins w:id="307" w:author="Krish Agrawal" w:date="2023-12-07T00:29:00Z"/>
          <w:rFonts w:eastAsia="Calibri"/>
        </w:rPr>
      </w:pPr>
    </w:p>
    <w:p w14:paraId="0A5F7221" w14:textId="77777777" w:rsidR="00AE3435" w:rsidRDefault="00AE3435" w:rsidP="008948D0">
      <w:pPr>
        <w:pStyle w:val="ListBullet"/>
        <w:numPr>
          <w:ilvl w:val="0"/>
          <w:numId w:val="0"/>
        </w:numPr>
        <w:ind w:left="360" w:firstLine="360"/>
        <w:rPr>
          <w:ins w:id="308" w:author="Krish Agrawal" w:date="2023-12-07T00:29:00Z"/>
          <w:rFonts w:eastAsia="Calibri"/>
        </w:rPr>
      </w:pPr>
    </w:p>
    <w:p w14:paraId="13243997" w14:textId="77777777" w:rsidR="00AE3435" w:rsidRDefault="00AE3435" w:rsidP="008948D0">
      <w:pPr>
        <w:pStyle w:val="ListBullet"/>
        <w:numPr>
          <w:ilvl w:val="0"/>
          <w:numId w:val="0"/>
        </w:numPr>
        <w:ind w:left="360" w:firstLine="360"/>
        <w:rPr>
          <w:ins w:id="309" w:author="Krish Agrawal" w:date="2023-12-07T00:29:00Z"/>
          <w:rFonts w:eastAsia="Calibri"/>
        </w:rPr>
      </w:pPr>
    </w:p>
    <w:p w14:paraId="1E5DD89D" w14:textId="77777777" w:rsidR="00AE3435" w:rsidRDefault="00AE3435" w:rsidP="008948D0">
      <w:pPr>
        <w:pStyle w:val="ListBullet"/>
        <w:numPr>
          <w:ilvl w:val="0"/>
          <w:numId w:val="0"/>
        </w:numPr>
        <w:ind w:left="360" w:firstLine="360"/>
        <w:rPr>
          <w:ins w:id="310" w:author="Krish Agrawal" w:date="2023-12-07T00:29:00Z"/>
          <w:rFonts w:eastAsia="Calibri"/>
        </w:rPr>
      </w:pPr>
    </w:p>
    <w:p w14:paraId="799FC07E" w14:textId="77777777" w:rsidR="00AE3435" w:rsidRDefault="00AE3435" w:rsidP="008948D0">
      <w:pPr>
        <w:pStyle w:val="ListBullet"/>
        <w:numPr>
          <w:ilvl w:val="0"/>
          <w:numId w:val="0"/>
        </w:numPr>
        <w:ind w:left="360" w:firstLine="360"/>
        <w:rPr>
          <w:ins w:id="311" w:author="Krish Agrawal" w:date="2023-12-07T00:29:00Z"/>
          <w:rFonts w:eastAsia="Calibri"/>
        </w:rPr>
      </w:pPr>
    </w:p>
    <w:p w14:paraId="3E7ED4C0" w14:textId="77777777" w:rsidR="00AE3435" w:rsidRDefault="00AE3435" w:rsidP="008948D0">
      <w:pPr>
        <w:pStyle w:val="ListBullet"/>
        <w:numPr>
          <w:ilvl w:val="0"/>
          <w:numId w:val="0"/>
        </w:numPr>
        <w:ind w:left="360" w:firstLine="360"/>
        <w:rPr>
          <w:ins w:id="312" w:author="Krish Agrawal" w:date="2023-12-07T00:29:00Z"/>
          <w:rFonts w:eastAsia="Calibri"/>
        </w:rPr>
      </w:pPr>
    </w:p>
    <w:p w14:paraId="4D6152C0" w14:textId="77777777" w:rsidR="00AE3435" w:rsidRDefault="00AE3435" w:rsidP="008948D0">
      <w:pPr>
        <w:pStyle w:val="ListBullet"/>
        <w:numPr>
          <w:ilvl w:val="0"/>
          <w:numId w:val="0"/>
        </w:numPr>
        <w:ind w:left="360" w:firstLine="360"/>
        <w:rPr>
          <w:ins w:id="313" w:author="Krish Agrawal" w:date="2023-12-07T00:29:00Z"/>
          <w:rFonts w:eastAsia="Calibri"/>
        </w:rPr>
      </w:pPr>
    </w:p>
    <w:p w14:paraId="72DE834C" w14:textId="77777777" w:rsidR="00AE3435" w:rsidRDefault="00AE3435">
      <w:pPr>
        <w:pStyle w:val="ListBullet"/>
        <w:numPr>
          <w:ilvl w:val="0"/>
          <w:numId w:val="0"/>
        </w:numPr>
        <w:ind w:left="360" w:firstLine="360"/>
        <w:rPr>
          <w:ins w:id="314" w:author="Krish Agrawal" w:date="2023-12-07T00:25:00Z"/>
          <w:rFonts w:eastAsia="Calibri"/>
        </w:rPr>
        <w:pPrChange w:id="315" w:author="Krish Agrawal" w:date="2023-12-07T00:26:00Z">
          <w:pPr>
            <w:pStyle w:val="ListBullet"/>
            <w:numPr>
              <w:numId w:val="0"/>
            </w:numPr>
            <w:tabs>
              <w:tab w:val="clear" w:pos="360"/>
            </w:tabs>
            <w:ind w:left="0" w:firstLine="0"/>
          </w:pPr>
        </w:pPrChange>
      </w:pPr>
    </w:p>
    <w:p w14:paraId="46C66CA6" w14:textId="7D4E2468" w:rsidR="008948D0" w:rsidRDefault="00AE3435" w:rsidP="00AE3435">
      <w:pPr>
        <w:pStyle w:val="ListBullet"/>
        <w:numPr>
          <w:ilvl w:val="0"/>
          <w:numId w:val="0"/>
        </w:numPr>
        <w:ind w:left="-540"/>
        <w:rPr>
          <w:ins w:id="316" w:author="Krish Agrawal" w:date="2023-12-07T00:29:00Z"/>
          <w:rFonts w:eastAsia="Calibri"/>
        </w:rPr>
      </w:pPr>
      <w:ins w:id="317" w:author="Krish Agrawal" w:date="2023-12-07T00:28:00Z">
        <w:r w:rsidRPr="00AE3435">
          <w:rPr>
            <w:rFonts w:eastAsia="Calibri"/>
            <w:b/>
            <w:bCs/>
            <w:u w:val="single"/>
            <w:rPrChange w:id="318" w:author="Krish Agrawal" w:date="2023-12-07T00:29:00Z">
              <w:rPr>
                <w:rFonts w:eastAsia="Calibri"/>
              </w:rPr>
            </w:rPrChange>
          </w:rPr>
          <w:t>Q4</w:t>
        </w:r>
      </w:ins>
      <w:ins w:id="319" w:author="Krish Agrawal" w:date="2023-12-07T00:29:00Z">
        <w:r w:rsidRPr="00AE3435">
          <w:rPr>
            <w:rFonts w:eastAsia="Calibri"/>
            <w:b/>
            <w:bCs/>
            <w:u w:val="single"/>
            <w:rPrChange w:id="320" w:author="Krish Agrawal" w:date="2023-12-07T00:29:00Z">
              <w:rPr>
                <w:rFonts w:eastAsia="Calibri"/>
              </w:rPr>
            </w:rPrChange>
          </w:rPr>
          <w:t>. Decision based Shell scripts:</w:t>
        </w:r>
      </w:ins>
    </w:p>
    <w:p w14:paraId="46209761" w14:textId="77777777" w:rsidR="00AE3435" w:rsidRDefault="00AE3435" w:rsidP="00AE3435">
      <w:pPr>
        <w:pStyle w:val="ListBullet"/>
        <w:numPr>
          <w:ilvl w:val="0"/>
          <w:numId w:val="0"/>
        </w:numPr>
        <w:ind w:left="-540"/>
        <w:rPr>
          <w:ins w:id="321" w:author="Krish Agrawal" w:date="2023-12-07T00:29:00Z"/>
          <w:rFonts w:eastAsia="Calibri"/>
        </w:rPr>
      </w:pPr>
    </w:p>
    <w:p w14:paraId="749043BE" w14:textId="6715A7E3" w:rsidR="00AE3435" w:rsidRDefault="00AE3435" w:rsidP="00AE3435">
      <w:pPr>
        <w:pStyle w:val="ListBullet"/>
        <w:numPr>
          <w:ilvl w:val="0"/>
          <w:numId w:val="16"/>
        </w:numPr>
        <w:rPr>
          <w:ins w:id="322" w:author="Krish Agrawal" w:date="2023-12-07T00:30:00Z"/>
        </w:rPr>
      </w:pPr>
      <w:ins w:id="323" w:author="Krish Agrawal" w:date="2023-12-07T00:30:00Z">
        <w:r w:rsidRPr="00AE3435">
          <w:t>Write a shell script that finds whether an entered number is even or odd</w:t>
        </w:r>
        <w:r>
          <w:t>:</w:t>
        </w:r>
      </w:ins>
    </w:p>
    <w:p w14:paraId="258AD7C5" w14:textId="7DEB75C5" w:rsidR="00AE3435" w:rsidRDefault="00AE3435" w:rsidP="00AE3435">
      <w:pPr>
        <w:pStyle w:val="ListBullet"/>
        <w:numPr>
          <w:ilvl w:val="0"/>
          <w:numId w:val="0"/>
        </w:numPr>
        <w:ind w:left="1440"/>
        <w:rPr>
          <w:ins w:id="324" w:author="Krish Agrawal" w:date="2023-12-07T00:31:00Z"/>
        </w:rPr>
      </w:pPr>
      <w:ins w:id="325" w:author="Krish Agrawal" w:date="2023-12-07T00:31:00Z">
        <w:r w:rsidRPr="00AE3435">
          <w:rPr>
            <w:noProof/>
          </w:rPr>
          <w:drawing>
            <wp:inline distT="0" distB="0" distL="0" distR="0" wp14:anchorId="4D11FFBA" wp14:editId="468C5178">
              <wp:extent cx="4201111" cy="1991003"/>
              <wp:effectExtent l="0" t="0" r="0" b="9525"/>
              <wp:docPr id="165034175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50341755" name=""/>
                      <pic:cNvPicPr/>
                    </pic:nvPicPr>
                    <pic:blipFill>
                      <a:blip r:embed="rId6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01111" cy="19910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3605F5" w14:textId="77777777" w:rsidR="00AE3435" w:rsidRDefault="00AE3435" w:rsidP="00AE3435">
      <w:pPr>
        <w:pStyle w:val="ListBullet"/>
        <w:numPr>
          <w:ilvl w:val="0"/>
          <w:numId w:val="0"/>
        </w:numPr>
        <w:ind w:left="1440"/>
        <w:rPr>
          <w:ins w:id="326" w:author="Krish Agrawal" w:date="2023-12-07T00:31:00Z"/>
        </w:rPr>
      </w:pPr>
    </w:p>
    <w:p w14:paraId="4B70976D" w14:textId="70CE26CD" w:rsidR="00AE3435" w:rsidRDefault="00AE3435" w:rsidP="00AE3435">
      <w:pPr>
        <w:pStyle w:val="ListBullet"/>
        <w:numPr>
          <w:ilvl w:val="0"/>
          <w:numId w:val="0"/>
        </w:numPr>
        <w:ind w:left="1440"/>
        <w:rPr>
          <w:ins w:id="327" w:author="Krish Agrawal" w:date="2023-12-07T00:31:00Z"/>
        </w:rPr>
      </w:pPr>
      <w:ins w:id="328" w:author="Krish Agrawal" w:date="2023-12-07T00:31:00Z">
        <w:r w:rsidRPr="00AE3435">
          <w:rPr>
            <w:noProof/>
          </w:rPr>
          <w:drawing>
            <wp:inline distT="0" distB="0" distL="0" distR="0" wp14:anchorId="2FB37B36" wp14:editId="138AA076">
              <wp:extent cx="1409897" cy="485843"/>
              <wp:effectExtent l="0" t="0" r="0" b="9525"/>
              <wp:docPr id="190790613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07906134" name=""/>
                      <pic:cNvPicPr/>
                    </pic:nvPicPr>
                    <pic:blipFill>
                      <a:blip r:embed="rId6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09897" cy="4858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44A1FE" w14:textId="77777777" w:rsidR="00AE3435" w:rsidRDefault="00AE3435" w:rsidP="00AE3435">
      <w:pPr>
        <w:pStyle w:val="ListBullet"/>
        <w:numPr>
          <w:ilvl w:val="0"/>
          <w:numId w:val="0"/>
        </w:numPr>
        <w:ind w:left="1440"/>
        <w:rPr>
          <w:ins w:id="329" w:author="Krish Agrawal" w:date="2023-12-07T00:31:00Z"/>
        </w:rPr>
      </w:pPr>
    </w:p>
    <w:p w14:paraId="1F6DAD17" w14:textId="787D9785" w:rsidR="00AE3435" w:rsidRDefault="00AE3435" w:rsidP="00AE3435">
      <w:pPr>
        <w:pStyle w:val="ListBullet"/>
        <w:numPr>
          <w:ilvl w:val="0"/>
          <w:numId w:val="16"/>
        </w:numPr>
        <w:rPr>
          <w:ins w:id="330" w:author="Krish Agrawal" w:date="2023-12-07T00:31:00Z"/>
        </w:rPr>
      </w:pPr>
      <w:ins w:id="331" w:author="Krish Agrawal" w:date="2023-12-07T00:31:00Z">
        <w:r w:rsidRPr="00AE3435">
          <w:lastRenderedPageBreak/>
          <w:t>Write a shell script to input the name of a file as command line argument and display whether it is a file, a directory or anything else</w:t>
        </w:r>
        <w:r>
          <w:t>:</w:t>
        </w:r>
      </w:ins>
    </w:p>
    <w:p w14:paraId="509B8FA8" w14:textId="0088816B" w:rsidR="00AE3435" w:rsidRDefault="00AE3435" w:rsidP="00AE3435">
      <w:pPr>
        <w:pStyle w:val="ListBullet"/>
        <w:numPr>
          <w:ilvl w:val="0"/>
          <w:numId w:val="0"/>
        </w:numPr>
        <w:ind w:left="1440"/>
        <w:rPr>
          <w:ins w:id="332" w:author="Krish Agrawal" w:date="2023-12-07T00:33:00Z"/>
        </w:rPr>
      </w:pPr>
      <w:ins w:id="333" w:author="Krish Agrawal" w:date="2023-12-07T00:33:00Z">
        <w:r w:rsidRPr="00AE3435">
          <w:rPr>
            <w:noProof/>
          </w:rPr>
          <w:drawing>
            <wp:inline distT="0" distB="0" distL="0" distR="0" wp14:anchorId="0FD99108" wp14:editId="289DAB5D">
              <wp:extent cx="4515480" cy="3305636"/>
              <wp:effectExtent l="0" t="0" r="0" b="9525"/>
              <wp:docPr id="120984422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09844225" name=""/>
                      <pic:cNvPicPr/>
                    </pic:nvPicPr>
                    <pic:blipFill>
                      <a:blip r:embed="rId7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15480" cy="33056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648B803" w14:textId="77777777" w:rsidR="00AE3435" w:rsidRDefault="00AE3435" w:rsidP="00AE3435">
      <w:pPr>
        <w:pStyle w:val="ListBullet"/>
        <w:numPr>
          <w:ilvl w:val="0"/>
          <w:numId w:val="0"/>
        </w:numPr>
        <w:ind w:left="1440"/>
        <w:rPr>
          <w:ins w:id="334" w:author="Krish Agrawal" w:date="2023-12-07T00:33:00Z"/>
        </w:rPr>
      </w:pPr>
    </w:p>
    <w:p w14:paraId="66ED277F" w14:textId="5232CEFB" w:rsidR="00AE3435" w:rsidRDefault="00AE3435" w:rsidP="006574F1">
      <w:pPr>
        <w:pStyle w:val="ListBullet"/>
        <w:numPr>
          <w:ilvl w:val="0"/>
          <w:numId w:val="0"/>
        </w:numPr>
        <w:ind w:left="1440"/>
        <w:rPr>
          <w:ins w:id="335" w:author="Krish Agrawal" w:date="2023-12-07T00:33:00Z"/>
        </w:rPr>
      </w:pPr>
      <w:ins w:id="336" w:author="Krish Agrawal" w:date="2023-12-07T00:33:00Z">
        <w:r w:rsidRPr="00AE3435">
          <w:rPr>
            <w:noProof/>
          </w:rPr>
          <w:drawing>
            <wp:inline distT="0" distB="0" distL="0" distR="0" wp14:anchorId="4C9553A9" wp14:editId="17B74E2B">
              <wp:extent cx="2048161" cy="428685"/>
              <wp:effectExtent l="0" t="0" r="0" b="9525"/>
              <wp:docPr id="8099383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0993833" name=""/>
                      <pic:cNvPicPr/>
                    </pic:nvPicPr>
                    <pic:blipFill>
                      <a:blip r:embed="rId7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48161" cy="4286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5462E31" w14:textId="77777777" w:rsidR="00AE3435" w:rsidRDefault="00AE3435" w:rsidP="00AE3435">
      <w:pPr>
        <w:pStyle w:val="ListBullet"/>
        <w:numPr>
          <w:ilvl w:val="0"/>
          <w:numId w:val="0"/>
        </w:numPr>
        <w:ind w:left="360" w:hanging="360"/>
        <w:rPr>
          <w:ins w:id="337" w:author="Krish Agrawal" w:date="2023-12-07T00:33:00Z"/>
        </w:rPr>
      </w:pPr>
    </w:p>
    <w:p w14:paraId="5C724F7C" w14:textId="01DC65C5" w:rsidR="00AE3435" w:rsidRDefault="00AE3435" w:rsidP="00AE3435">
      <w:pPr>
        <w:pStyle w:val="ListBullet"/>
        <w:numPr>
          <w:ilvl w:val="0"/>
          <w:numId w:val="16"/>
        </w:numPr>
        <w:rPr>
          <w:ins w:id="338" w:author="Krish Agrawal" w:date="2023-12-07T00:34:00Z"/>
        </w:rPr>
      </w:pPr>
      <w:ins w:id="339" w:author="Krish Agrawal" w:date="2023-12-07T00:34:00Z">
        <w:r w:rsidRPr="00AE3435">
          <w:t>Write a shell script to input the marks of a student in 3 subjects and find his grade</w:t>
        </w:r>
        <w:r>
          <w:t>:</w:t>
        </w:r>
      </w:ins>
    </w:p>
    <w:p w14:paraId="6D9AC0AF" w14:textId="5D61E1DA" w:rsidR="00AE3435" w:rsidRDefault="00AE3435">
      <w:pPr>
        <w:pStyle w:val="ListBullet"/>
        <w:numPr>
          <w:ilvl w:val="0"/>
          <w:numId w:val="0"/>
        </w:numPr>
        <w:ind w:left="720" w:firstLine="720"/>
        <w:rPr>
          <w:ins w:id="340" w:author="Krish Agrawal" w:date="2023-12-07T00:35:00Z"/>
        </w:rPr>
        <w:pPrChange w:id="341" w:author="Krish Agrawal" w:date="2023-12-07T00:35:00Z">
          <w:pPr>
            <w:pStyle w:val="ListBullet"/>
            <w:numPr>
              <w:numId w:val="0"/>
            </w:numPr>
            <w:tabs>
              <w:tab w:val="clear" w:pos="360"/>
            </w:tabs>
            <w:ind w:left="720" w:firstLine="0"/>
          </w:pPr>
        </w:pPrChange>
      </w:pPr>
      <w:ins w:id="342" w:author="Krish Agrawal" w:date="2023-12-07T00:35:00Z">
        <w:r w:rsidRPr="00AE3435">
          <w:rPr>
            <w:noProof/>
          </w:rPr>
          <w:drawing>
            <wp:inline distT="0" distB="0" distL="0" distR="0" wp14:anchorId="7C650A71" wp14:editId="30066042">
              <wp:extent cx="2210916" cy="3829050"/>
              <wp:effectExtent l="0" t="0" r="0" b="0"/>
              <wp:docPr id="70605234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06052345" name=""/>
                      <pic:cNvPicPr/>
                    </pic:nvPicPr>
                    <pic:blipFill>
                      <a:blip r:embed="rId7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12724" cy="38321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AE3435">
          <w:rPr>
            <w:noProof/>
          </w:rPr>
          <w:drawing>
            <wp:inline distT="0" distB="0" distL="0" distR="0" wp14:anchorId="27E306FD" wp14:editId="459D9F50">
              <wp:extent cx="2257425" cy="1550280"/>
              <wp:effectExtent l="0" t="0" r="0" b="0"/>
              <wp:docPr id="196428964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64289645" name=""/>
                      <pic:cNvPicPr/>
                    </pic:nvPicPr>
                    <pic:blipFill>
                      <a:blip r:embed="rId7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69660" cy="15586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C6314BE" w14:textId="77777777" w:rsidR="000B38E9" w:rsidRDefault="000B38E9" w:rsidP="006574F1">
      <w:pPr>
        <w:pStyle w:val="ListBullet"/>
        <w:numPr>
          <w:ilvl w:val="0"/>
          <w:numId w:val="0"/>
        </w:numPr>
        <w:rPr>
          <w:ins w:id="343" w:author="Krish Agrawal" w:date="2023-12-07T00:35:00Z"/>
        </w:rPr>
        <w:pPrChange w:id="344" w:author="Krish Agrawal" w:date="2023-12-07T00:56:00Z">
          <w:pPr>
            <w:pStyle w:val="ListBullet"/>
            <w:numPr>
              <w:numId w:val="0"/>
            </w:numPr>
            <w:tabs>
              <w:tab w:val="clear" w:pos="360"/>
            </w:tabs>
          </w:pPr>
        </w:pPrChange>
      </w:pPr>
    </w:p>
    <w:p w14:paraId="2C267C98" w14:textId="1E2A4DF6" w:rsidR="00AE3435" w:rsidRDefault="00AE3435" w:rsidP="00AE3435">
      <w:pPr>
        <w:pStyle w:val="ListBullet"/>
        <w:numPr>
          <w:ilvl w:val="0"/>
          <w:numId w:val="16"/>
        </w:numPr>
        <w:rPr>
          <w:ins w:id="345" w:author="Krish Agrawal" w:date="2023-12-07T00:35:00Z"/>
        </w:rPr>
      </w:pPr>
      <w:ins w:id="346" w:author="Krish Agrawal" w:date="2023-12-07T00:35:00Z">
        <w:r w:rsidRPr="00AE3435">
          <w:lastRenderedPageBreak/>
          <w:t xml:space="preserve">Write a Shell script to accept a filename as argument and displays the last modification time if the file exists and a suitable message if it </w:t>
        </w:r>
      </w:ins>
      <w:ins w:id="347" w:author="Krish Agrawal" w:date="2023-12-07T00:36:00Z">
        <w:r w:rsidRPr="00AE3435">
          <w:t>does not</w:t>
        </w:r>
      </w:ins>
      <w:ins w:id="348" w:author="Krish Agrawal" w:date="2023-12-07T00:35:00Z">
        <w:r>
          <w:t>:</w:t>
        </w:r>
      </w:ins>
    </w:p>
    <w:p w14:paraId="7A0D0C3B" w14:textId="0CD283AB" w:rsidR="00AE3435" w:rsidRDefault="000B38E9" w:rsidP="00AE3435">
      <w:pPr>
        <w:pStyle w:val="ListBullet"/>
        <w:numPr>
          <w:ilvl w:val="0"/>
          <w:numId w:val="0"/>
        </w:numPr>
        <w:ind w:left="1440"/>
        <w:rPr>
          <w:ins w:id="349" w:author="Krish Agrawal" w:date="2023-12-07T00:37:00Z"/>
          <w:noProof/>
        </w:rPr>
      </w:pPr>
      <w:ins w:id="350" w:author="Krish Agrawal" w:date="2023-12-07T00:36:00Z">
        <w:r w:rsidRPr="000B38E9">
          <w:rPr>
            <w:noProof/>
          </w:rPr>
          <w:drawing>
            <wp:inline distT="0" distB="0" distL="0" distR="0" wp14:anchorId="3628F4AC" wp14:editId="407C68E3">
              <wp:extent cx="3238500" cy="1613186"/>
              <wp:effectExtent l="0" t="0" r="0" b="6350"/>
              <wp:docPr id="987425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874257" name=""/>
                      <pic:cNvPicPr/>
                    </pic:nvPicPr>
                    <pic:blipFill>
                      <a:blip r:embed="rId7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7857" cy="16178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351" w:author="Krish Agrawal" w:date="2023-12-07T00:37:00Z">
        <w:r w:rsidRPr="000B38E9">
          <w:rPr>
            <w:noProof/>
          </w:rPr>
          <w:t xml:space="preserve"> </w:t>
        </w:r>
        <w:r w:rsidRPr="000B38E9">
          <w:rPr>
            <w:noProof/>
          </w:rPr>
          <w:drawing>
            <wp:inline distT="0" distB="0" distL="0" distR="0" wp14:anchorId="340FDD7A" wp14:editId="7F383C82">
              <wp:extent cx="3857625" cy="445702"/>
              <wp:effectExtent l="0" t="0" r="0" b="0"/>
              <wp:docPr id="83008843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30088436" name=""/>
                      <pic:cNvPicPr/>
                    </pic:nvPicPr>
                    <pic:blipFill>
                      <a:blip r:embed="rId7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8480" cy="4538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1DC074A" w14:textId="77777777" w:rsidR="000B38E9" w:rsidRDefault="000B38E9" w:rsidP="00AE3435">
      <w:pPr>
        <w:pStyle w:val="ListBullet"/>
        <w:numPr>
          <w:ilvl w:val="0"/>
          <w:numId w:val="0"/>
        </w:numPr>
        <w:ind w:left="1440"/>
        <w:rPr>
          <w:ins w:id="352" w:author="Krish Agrawal" w:date="2023-12-07T00:37:00Z"/>
          <w:noProof/>
        </w:rPr>
      </w:pPr>
    </w:p>
    <w:p w14:paraId="21594958" w14:textId="34F7660F" w:rsidR="000B38E9" w:rsidRDefault="000B38E9" w:rsidP="000B38E9">
      <w:pPr>
        <w:pStyle w:val="ListBullet"/>
        <w:numPr>
          <w:ilvl w:val="0"/>
          <w:numId w:val="16"/>
        </w:numPr>
        <w:rPr>
          <w:ins w:id="353" w:author="Krish Agrawal" w:date="2023-12-07T00:37:00Z"/>
        </w:rPr>
      </w:pPr>
      <w:ins w:id="354" w:author="Krish Agrawal" w:date="2023-12-07T00:37:00Z">
        <w:r w:rsidRPr="000B38E9">
          <w:t xml:space="preserve">Write the shell script to take file name as input and if the file exists then print the number of lines </w:t>
        </w:r>
        <w:proofErr w:type="gramStart"/>
        <w:r w:rsidRPr="000B38E9">
          <w:t>and also</w:t>
        </w:r>
        <w:proofErr w:type="gramEnd"/>
        <w:r w:rsidRPr="000B38E9">
          <w:t xml:space="preserve"> print 10th line of that file</w:t>
        </w:r>
        <w:r>
          <w:t>:</w:t>
        </w:r>
      </w:ins>
    </w:p>
    <w:p w14:paraId="2D1FE234" w14:textId="585DC858" w:rsidR="000B38E9" w:rsidRDefault="000B38E9" w:rsidP="000B38E9">
      <w:pPr>
        <w:pStyle w:val="ListBullet"/>
        <w:numPr>
          <w:ilvl w:val="0"/>
          <w:numId w:val="0"/>
        </w:numPr>
        <w:ind w:left="720" w:firstLine="720"/>
        <w:rPr>
          <w:ins w:id="355" w:author="Krish Agrawal" w:date="2023-12-07T00:38:00Z"/>
        </w:rPr>
      </w:pPr>
      <w:ins w:id="356" w:author="Krish Agrawal" w:date="2023-12-07T00:38:00Z">
        <w:r w:rsidRPr="000B38E9">
          <w:rPr>
            <w:noProof/>
          </w:rPr>
          <w:drawing>
            <wp:inline distT="0" distB="0" distL="0" distR="0" wp14:anchorId="20DBBBB3" wp14:editId="28BC92CD">
              <wp:extent cx="4305901" cy="3458058"/>
              <wp:effectExtent l="0" t="0" r="0" b="9525"/>
              <wp:docPr id="138424682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84246823" name=""/>
                      <pic:cNvPicPr/>
                    </pic:nvPicPr>
                    <pic:blipFill>
                      <a:blip r:embed="rId7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05901" cy="345805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87D84E9" w14:textId="5CBA5306" w:rsidR="000B38E9" w:rsidRDefault="000B38E9" w:rsidP="000B38E9">
      <w:pPr>
        <w:pStyle w:val="ListBullet"/>
        <w:numPr>
          <w:ilvl w:val="0"/>
          <w:numId w:val="0"/>
        </w:numPr>
        <w:ind w:left="720" w:firstLine="720"/>
        <w:rPr>
          <w:ins w:id="357" w:author="Krish Agrawal" w:date="2023-12-07T00:38:00Z"/>
        </w:rPr>
      </w:pPr>
      <w:ins w:id="358" w:author="Krish Agrawal" w:date="2023-12-07T00:38:00Z">
        <w:r w:rsidRPr="000B38E9">
          <w:rPr>
            <w:noProof/>
          </w:rPr>
          <w:drawing>
            <wp:inline distT="0" distB="0" distL="0" distR="0" wp14:anchorId="730FF148" wp14:editId="45A84AC5">
              <wp:extent cx="4086795" cy="762106"/>
              <wp:effectExtent l="0" t="0" r="9525" b="0"/>
              <wp:docPr id="185577358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55773582" name=""/>
                      <pic:cNvPicPr/>
                    </pic:nvPicPr>
                    <pic:blipFill>
                      <a:blip r:embed="rId7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86795" cy="76210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002D68F" w14:textId="77777777" w:rsidR="000B38E9" w:rsidRDefault="000B38E9" w:rsidP="000B38E9">
      <w:pPr>
        <w:pStyle w:val="ListBullet"/>
        <w:numPr>
          <w:ilvl w:val="0"/>
          <w:numId w:val="0"/>
        </w:numPr>
        <w:ind w:left="360" w:hanging="360"/>
        <w:rPr>
          <w:ins w:id="359" w:author="Krish Agrawal" w:date="2023-12-07T00:38:00Z"/>
        </w:rPr>
      </w:pPr>
    </w:p>
    <w:p w14:paraId="6BD5C1E4" w14:textId="77777777" w:rsidR="000B38E9" w:rsidRDefault="000B38E9" w:rsidP="000B38E9">
      <w:pPr>
        <w:pStyle w:val="ListBullet"/>
        <w:numPr>
          <w:ilvl w:val="0"/>
          <w:numId w:val="0"/>
        </w:numPr>
        <w:ind w:left="360" w:hanging="360"/>
        <w:rPr>
          <w:ins w:id="360" w:author="Krish Agrawal" w:date="2023-12-07T00:38:00Z"/>
        </w:rPr>
      </w:pPr>
    </w:p>
    <w:p w14:paraId="65680CEB" w14:textId="77777777" w:rsidR="000B38E9" w:rsidRDefault="000B38E9" w:rsidP="000B38E9">
      <w:pPr>
        <w:pStyle w:val="ListBullet"/>
        <w:numPr>
          <w:ilvl w:val="0"/>
          <w:numId w:val="0"/>
        </w:numPr>
        <w:ind w:left="360" w:hanging="360"/>
        <w:rPr>
          <w:ins w:id="361" w:author="Krish Agrawal" w:date="2023-12-07T00:38:00Z"/>
        </w:rPr>
      </w:pPr>
    </w:p>
    <w:p w14:paraId="7A7E814E" w14:textId="77777777" w:rsidR="000B38E9" w:rsidRDefault="000B38E9" w:rsidP="000B38E9">
      <w:pPr>
        <w:pStyle w:val="ListBullet"/>
        <w:numPr>
          <w:ilvl w:val="0"/>
          <w:numId w:val="0"/>
        </w:numPr>
        <w:ind w:left="360" w:hanging="360"/>
        <w:rPr>
          <w:ins w:id="362" w:author="Krish Agrawal" w:date="2023-12-07T00:38:00Z"/>
        </w:rPr>
      </w:pPr>
    </w:p>
    <w:p w14:paraId="2B6366D5" w14:textId="77777777" w:rsidR="000B38E9" w:rsidRDefault="000B38E9" w:rsidP="000B38E9">
      <w:pPr>
        <w:pStyle w:val="ListBullet"/>
        <w:numPr>
          <w:ilvl w:val="0"/>
          <w:numId w:val="0"/>
        </w:numPr>
        <w:ind w:left="360" w:hanging="360"/>
        <w:rPr>
          <w:ins w:id="363" w:author="Krish Agrawal" w:date="2023-12-07T00:56:00Z"/>
        </w:rPr>
      </w:pPr>
    </w:p>
    <w:p w14:paraId="1EEFB0BB" w14:textId="77777777" w:rsidR="006574F1" w:rsidRDefault="006574F1" w:rsidP="000B38E9">
      <w:pPr>
        <w:pStyle w:val="ListBullet"/>
        <w:numPr>
          <w:ilvl w:val="0"/>
          <w:numId w:val="0"/>
        </w:numPr>
        <w:ind w:left="360" w:hanging="360"/>
        <w:rPr>
          <w:ins w:id="364" w:author="Krish Agrawal" w:date="2023-12-07T00:56:00Z"/>
        </w:rPr>
      </w:pPr>
    </w:p>
    <w:p w14:paraId="7590E4D1" w14:textId="77777777" w:rsidR="006574F1" w:rsidRDefault="006574F1" w:rsidP="000B38E9">
      <w:pPr>
        <w:pStyle w:val="ListBullet"/>
        <w:numPr>
          <w:ilvl w:val="0"/>
          <w:numId w:val="0"/>
        </w:numPr>
        <w:ind w:left="360" w:hanging="360"/>
        <w:rPr>
          <w:ins w:id="365" w:author="Krish Agrawal" w:date="2023-12-07T00:56:00Z"/>
        </w:rPr>
      </w:pPr>
    </w:p>
    <w:p w14:paraId="01D893B2" w14:textId="77777777" w:rsidR="006574F1" w:rsidRDefault="006574F1" w:rsidP="000B38E9">
      <w:pPr>
        <w:pStyle w:val="ListBullet"/>
        <w:numPr>
          <w:ilvl w:val="0"/>
          <w:numId w:val="0"/>
        </w:numPr>
        <w:ind w:left="360" w:hanging="360"/>
        <w:rPr>
          <w:ins w:id="366" w:author="Krish Agrawal" w:date="2023-12-07T00:38:00Z"/>
        </w:rPr>
      </w:pPr>
    </w:p>
    <w:p w14:paraId="5974B036" w14:textId="755816CA" w:rsidR="000B38E9" w:rsidRDefault="000B38E9" w:rsidP="000B38E9">
      <w:pPr>
        <w:pStyle w:val="ListBullet"/>
        <w:numPr>
          <w:ilvl w:val="0"/>
          <w:numId w:val="0"/>
        </w:numPr>
        <w:ind w:left="-270" w:hanging="360"/>
        <w:rPr>
          <w:ins w:id="367" w:author="Krish Agrawal" w:date="2023-12-07T00:39:00Z"/>
          <w:b/>
          <w:bCs/>
          <w:u w:val="single"/>
        </w:rPr>
      </w:pPr>
      <w:ins w:id="368" w:author="Krish Agrawal" w:date="2023-12-07T00:38:00Z">
        <w:r w:rsidRPr="000B38E9">
          <w:rPr>
            <w:b/>
            <w:bCs/>
            <w:u w:val="single"/>
            <w:rPrChange w:id="369" w:author="Krish Agrawal" w:date="2023-12-07T00:39:00Z">
              <w:rPr/>
            </w:rPrChange>
          </w:rPr>
          <w:lastRenderedPageBreak/>
          <w:t>Q5.</w:t>
        </w:r>
      </w:ins>
      <w:ins w:id="370" w:author="Krish Agrawal" w:date="2023-12-07T00:39:00Z">
        <w:r w:rsidRPr="000B38E9">
          <w:rPr>
            <w:b/>
            <w:bCs/>
            <w:u w:val="single"/>
            <w:rPrChange w:id="371" w:author="Krish Agrawal" w:date="2023-12-07T00:39:00Z">
              <w:rPr/>
            </w:rPrChange>
          </w:rPr>
          <w:t xml:space="preserve">  Shell scripts related to loops and arrays:</w:t>
        </w:r>
      </w:ins>
    </w:p>
    <w:p w14:paraId="6BDD2DC2" w14:textId="77777777" w:rsidR="000B38E9" w:rsidRDefault="000B38E9" w:rsidP="000B38E9">
      <w:pPr>
        <w:pStyle w:val="ListBullet"/>
        <w:numPr>
          <w:ilvl w:val="0"/>
          <w:numId w:val="0"/>
        </w:numPr>
        <w:ind w:left="-270" w:hanging="360"/>
        <w:rPr>
          <w:ins w:id="372" w:author="Krish Agrawal" w:date="2023-12-07T00:39:00Z"/>
          <w:b/>
          <w:bCs/>
          <w:u w:val="single"/>
        </w:rPr>
      </w:pPr>
    </w:p>
    <w:p w14:paraId="0D666048" w14:textId="46728174" w:rsidR="000B38E9" w:rsidRDefault="000B38E9" w:rsidP="000B38E9">
      <w:pPr>
        <w:pStyle w:val="ListBullet"/>
        <w:numPr>
          <w:ilvl w:val="0"/>
          <w:numId w:val="17"/>
        </w:numPr>
        <w:rPr>
          <w:ins w:id="373" w:author="Krish Agrawal" w:date="2023-12-07T00:39:00Z"/>
        </w:rPr>
      </w:pPr>
      <w:ins w:id="374" w:author="Krish Agrawal" w:date="2023-12-07T00:39:00Z">
        <w:r w:rsidRPr="000B38E9">
          <w:rPr>
            <w:rPrChange w:id="375" w:author="Krish Agrawal" w:date="2023-12-07T00:39:00Z">
              <w:rPr>
                <w:b/>
                <w:bCs/>
                <w:u w:val="single"/>
              </w:rPr>
            </w:rPrChange>
          </w:rPr>
          <w:t>Write a shell script that print multiplication table of a given no</w:t>
        </w:r>
        <w:r>
          <w:t>:</w:t>
        </w:r>
      </w:ins>
    </w:p>
    <w:p w14:paraId="02974184" w14:textId="5A5C2945" w:rsidR="000B38E9" w:rsidRDefault="000B38E9" w:rsidP="000B38E9">
      <w:pPr>
        <w:pStyle w:val="ListBullet"/>
        <w:numPr>
          <w:ilvl w:val="0"/>
          <w:numId w:val="0"/>
        </w:numPr>
        <w:ind w:left="720"/>
        <w:rPr>
          <w:ins w:id="376" w:author="Krish Agrawal" w:date="2023-12-07T00:41:00Z"/>
          <w:noProof/>
        </w:rPr>
      </w:pPr>
      <w:ins w:id="377" w:author="Krish Agrawal" w:date="2023-12-07T00:40:00Z">
        <w:r w:rsidRPr="000B38E9">
          <w:rPr>
            <w:noProof/>
          </w:rPr>
          <w:drawing>
            <wp:inline distT="0" distB="0" distL="0" distR="0" wp14:anchorId="77F59446" wp14:editId="53DD533C">
              <wp:extent cx="3581400" cy="2180853"/>
              <wp:effectExtent l="0" t="0" r="0" b="0"/>
              <wp:docPr id="39223224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2232240" name=""/>
                      <pic:cNvPicPr/>
                    </pic:nvPicPr>
                    <pic:blipFill>
                      <a:blip r:embed="rId7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22907" cy="22061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0B38E9">
          <w:rPr>
            <w:noProof/>
          </w:rPr>
          <w:t xml:space="preserve"> </w:t>
        </w:r>
        <w:r w:rsidRPr="000B38E9">
          <w:rPr>
            <w:noProof/>
          </w:rPr>
          <w:drawing>
            <wp:inline distT="0" distB="0" distL="0" distR="0" wp14:anchorId="05F0BE27" wp14:editId="20D4311E">
              <wp:extent cx="1648459" cy="2200275"/>
              <wp:effectExtent l="0" t="0" r="9525" b="0"/>
              <wp:docPr id="122089677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20896773" name=""/>
                      <pic:cNvPicPr/>
                    </pic:nvPicPr>
                    <pic:blipFill>
                      <a:blip r:embed="rId7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90095" cy="22558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96408D6" w14:textId="77777777" w:rsidR="000B38E9" w:rsidRDefault="000B38E9" w:rsidP="000B38E9">
      <w:pPr>
        <w:pStyle w:val="ListBullet"/>
        <w:numPr>
          <w:ilvl w:val="0"/>
          <w:numId w:val="0"/>
        </w:numPr>
        <w:ind w:left="360" w:hanging="360"/>
        <w:rPr>
          <w:ins w:id="378" w:author="Krish Agrawal" w:date="2023-12-07T00:41:00Z"/>
          <w:noProof/>
        </w:rPr>
      </w:pPr>
    </w:p>
    <w:p w14:paraId="4DC8234D" w14:textId="595FD1B7" w:rsidR="000B38E9" w:rsidRDefault="000B38E9" w:rsidP="000B38E9">
      <w:pPr>
        <w:pStyle w:val="ListBullet"/>
        <w:numPr>
          <w:ilvl w:val="0"/>
          <w:numId w:val="17"/>
        </w:numPr>
        <w:rPr>
          <w:ins w:id="379" w:author="Krish Agrawal" w:date="2023-12-07T00:41:00Z"/>
        </w:rPr>
      </w:pPr>
      <w:ins w:id="380" w:author="Krish Agrawal" w:date="2023-12-07T00:41:00Z">
        <w:r w:rsidRPr="000B38E9">
          <w:t>Write a shell script to implement a timer</w:t>
        </w:r>
        <w:r>
          <w:t>:</w:t>
        </w:r>
      </w:ins>
    </w:p>
    <w:p w14:paraId="00E64226" w14:textId="5E42E7AE" w:rsidR="000B38E9" w:rsidRDefault="000B38E9" w:rsidP="000B38E9">
      <w:pPr>
        <w:pStyle w:val="ListBullet"/>
        <w:numPr>
          <w:ilvl w:val="0"/>
          <w:numId w:val="0"/>
        </w:numPr>
        <w:ind w:left="720"/>
        <w:rPr>
          <w:ins w:id="381" w:author="Krish Agrawal" w:date="2023-12-07T00:43:00Z"/>
          <w:noProof/>
        </w:rPr>
      </w:pPr>
      <w:ins w:id="382" w:author="Krish Agrawal" w:date="2023-12-07T00:42:00Z">
        <w:r w:rsidRPr="000B38E9">
          <w:rPr>
            <w:noProof/>
          </w:rPr>
          <w:drawing>
            <wp:inline distT="0" distB="0" distL="0" distR="0" wp14:anchorId="61791DAD" wp14:editId="32982186">
              <wp:extent cx="3257550" cy="2402032"/>
              <wp:effectExtent l="0" t="0" r="0" b="0"/>
              <wp:docPr id="34607618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6076183" name=""/>
                      <pic:cNvPicPr/>
                    </pic:nvPicPr>
                    <pic:blipFill>
                      <a:blip r:embed="rId8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80139" cy="24186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0B38E9">
          <w:rPr>
            <w:noProof/>
          </w:rPr>
          <w:t xml:space="preserve"> </w:t>
        </w:r>
        <w:r w:rsidRPr="000B38E9">
          <w:rPr>
            <w:noProof/>
          </w:rPr>
          <w:drawing>
            <wp:inline distT="0" distB="0" distL="0" distR="0" wp14:anchorId="5766AF5A" wp14:editId="5B3EC174">
              <wp:extent cx="1971334" cy="2343150"/>
              <wp:effectExtent l="0" t="0" r="0" b="0"/>
              <wp:docPr id="119323309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93233090" name=""/>
                      <pic:cNvPicPr/>
                    </pic:nvPicPr>
                    <pic:blipFill>
                      <a:blip r:embed="rId8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75566" cy="2348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DAB75F9" w14:textId="77777777" w:rsidR="000B38E9" w:rsidRDefault="000B38E9" w:rsidP="000B38E9">
      <w:pPr>
        <w:pStyle w:val="ListBullet"/>
        <w:numPr>
          <w:ilvl w:val="0"/>
          <w:numId w:val="0"/>
        </w:numPr>
        <w:ind w:left="360" w:hanging="360"/>
        <w:rPr>
          <w:ins w:id="383" w:author="Krish Agrawal" w:date="2023-12-07T00:43:00Z"/>
          <w:noProof/>
        </w:rPr>
      </w:pPr>
    </w:p>
    <w:p w14:paraId="4EC5ADA7" w14:textId="5C062172" w:rsidR="000B38E9" w:rsidRDefault="000B38E9" w:rsidP="000B38E9">
      <w:pPr>
        <w:pStyle w:val="ListBullet"/>
        <w:numPr>
          <w:ilvl w:val="0"/>
          <w:numId w:val="17"/>
        </w:numPr>
        <w:rPr>
          <w:ins w:id="384" w:author="Krish Agrawal" w:date="2023-12-07T00:44:00Z"/>
        </w:rPr>
      </w:pPr>
      <w:ins w:id="385" w:author="Krish Agrawal" w:date="2023-12-07T00:44:00Z">
        <w:r w:rsidRPr="000B38E9">
          <w:t>Write a shell script that print reverse of a given positive number</w:t>
        </w:r>
        <w:r>
          <w:t>:</w:t>
        </w:r>
      </w:ins>
    </w:p>
    <w:p w14:paraId="1EDF61DD" w14:textId="07F366BF" w:rsidR="000B38E9" w:rsidRDefault="000B38E9" w:rsidP="000B38E9">
      <w:pPr>
        <w:pStyle w:val="ListBullet"/>
        <w:numPr>
          <w:ilvl w:val="0"/>
          <w:numId w:val="0"/>
        </w:numPr>
        <w:ind w:left="720"/>
        <w:rPr>
          <w:ins w:id="386" w:author="Krish Agrawal" w:date="2023-12-07T00:44:00Z"/>
        </w:rPr>
      </w:pPr>
      <w:ins w:id="387" w:author="Krish Agrawal" w:date="2023-12-07T00:44:00Z">
        <w:r>
          <w:rPr>
            <w:noProof/>
          </w:rPr>
          <w:drawing>
            <wp:inline distT="0" distB="0" distL="0" distR="0" wp14:anchorId="1FB969CD" wp14:editId="795D5350">
              <wp:extent cx="2790825" cy="1533501"/>
              <wp:effectExtent l="0" t="0" r="0" b="0"/>
              <wp:docPr id="214151946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41519462" name=""/>
                      <pic:cNvPicPr/>
                    </pic:nvPicPr>
                    <pic:blipFill>
                      <a:blip r:embed="rId8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00895" cy="153903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BF6023E" w14:textId="43CF13DF" w:rsidR="000B38E9" w:rsidRDefault="000B38E9" w:rsidP="000B38E9">
      <w:pPr>
        <w:pStyle w:val="ListBullet"/>
        <w:numPr>
          <w:ilvl w:val="0"/>
          <w:numId w:val="0"/>
        </w:numPr>
        <w:ind w:left="720"/>
        <w:rPr>
          <w:ins w:id="388" w:author="Krish Agrawal" w:date="2023-12-07T00:44:00Z"/>
        </w:rPr>
      </w:pPr>
      <w:ins w:id="389" w:author="Krish Agrawal" w:date="2023-12-07T00:44:00Z">
        <w:r w:rsidRPr="000B38E9">
          <w:rPr>
            <w:noProof/>
          </w:rPr>
          <w:drawing>
            <wp:inline distT="0" distB="0" distL="0" distR="0" wp14:anchorId="7A3A22DB" wp14:editId="0AC851FA">
              <wp:extent cx="2247900" cy="566138"/>
              <wp:effectExtent l="0" t="0" r="0" b="5715"/>
              <wp:docPr id="205899216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58992167" name=""/>
                      <pic:cNvPicPr/>
                    </pic:nvPicPr>
                    <pic:blipFill>
                      <a:blip r:embed="rId8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52318" cy="5672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D6070FA" w14:textId="77777777" w:rsidR="000B38E9" w:rsidRDefault="000B38E9">
      <w:pPr>
        <w:pStyle w:val="ListBullet"/>
        <w:numPr>
          <w:ilvl w:val="0"/>
          <w:numId w:val="0"/>
        </w:numPr>
        <w:ind w:left="720"/>
        <w:rPr>
          <w:ins w:id="390" w:author="Krish Agrawal" w:date="2023-12-07T00:56:00Z"/>
        </w:rPr>
      </w:pPr>
    </w:p>
    <w:p w14:paraId="2B79F2A6" w14:textId="77777777" w:rsidR="006574F1" w:rsidRDefault="006574F1">
      <w:pPr>
        <w:pStyle w:val="ListBullet"/>
        <w:numPr>
          <w:ilvl w:val="0"/>
          <w:numId w:val="0"/>
        </w:numPr>
        <w:ind w:left="720"/>
        <w:rPr>
          <w:ins w:id="391" w:author="Krish Agrawal" w:date="2023-12-07T00:56:00Z"/>
        </w:rPr>
      </w:pPr>
    </w:p>
    <w:p w14:paraId="75339749" w14:textId="77777777" w:rsidR="006574F1" w:rsidRDefault="006574F1">
      <w:pPr>
        <w:pStyle w:val="ListBullet"/>
        <w:numPr>
          <w:ilvl w:val="0"/>
          <w:numId w:val="0"/>
        </w:numPr>
        <w:ind w:left="720"/>
        <w:rPr>
          <w:ins w:id="392" w:author="Krish Agrawal" w:date="2023-12-07T00:56:00Z"/>
        </w:rPr>
      </w:pPr>
    </w:p>
    <w:p w14:paraId="069A8A9D" w14:textId="77777777" w:rsidR="006574F1" w:rsidRDefault="006574F1">
      <w:pPr>
        <w:pStyle w:val="ListBullet"/>
        <w:numPr>
          <w:ilvl w:val="0"/>
          <w:numId w:val="0"/>
        </w:numPr>
        <w:ind w:left="720"/>
        <w:rPr>
          <w:ins w:id="393" w:author="Krish Agrawal" w:date="2023-12-07T00:56:00Z"/>
        </w:rPr>
      </w:pPr>
    </w:p>
    <w:p w14:paraId="1CD2E6F9" w14:textId="6D574F14" w:rsidR="006574F1" w:rsidRDefault="006574F1" w:rsidP="006574F1">
      <w:pPr>
        <w:pStyle w:val="ListBullet"/>
        <w:numPr>
          <w:ilvl w:val="0"/>
          <w:numId w:val="17"/>
        </w:numPr>
        <w:rPr>
          <w:ins w:id="394" w:author="Krish Agrawal" w:date="2023-12-07T00:57:00Z"/>
        </w:rPr>
      </w:pPr>
      <w:ins w:id="395" w:author="Krish Agrawal" w:date="2023-12-07T00:58:00Z">
        <w:r w:rsidRPr="006574F1">
          <w:lastRenderedPageBreak/>
          <w:t>Write a shell script that print factorial of a given number</w:t>
        </w:r>
        <w:r>
          <w:t>:</w:t>
        </w:r>
      </w:ins>
    </w:p>
    <w:p w14:paraId="7817BF89" w14:textId="1C427BBD" w:rsidR="006574F1" w:rsidRDefault="006574F1" w:rsidP="006574F1">
      <w:pPr>
        <w:pStyle w:val="ListBullet"/>
        <w:numPr>
          <w:ilvl w:val="0"/>
          <w:numId w:val="0"/>
        </w:numPr>
        <w:ind w:left="720"/>
        <w:rPr>
          <w:ins w:id="396" w:author="Krish Agrawal" w:date="2023-12-07T00:58:00Z"/>
        </w:rPr>
      </w:pPr>
      <w:ins w:id="397" w:author="Krish Agrawal" w:date="2023-12-07T00:57:00Z">
        <w:r w:rsidRPr="006574F1">
          <w:drawing>
            <wp:inline distT="0" distB="0" distL="0" distR="0" wp14:anchorId="3D91C851" wp14:editId="1CBEB048">
              <wp:extent cx="2981741" cy="2353003"/>
              <wp:effectExtent l="0" t="0" r="9525" b="9525"/>
              <wp:docPr id="798629628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98629628" name=""/>
                      <pic:cNvPicPr/>
                    </pic:nvPicPr>
                    <pic:blipFill>
                      <a:blip r:embed="rId8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81741" cy="23530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F42C587" w14:textId="1585065F" w:rsidR="006574F1" w:rsidRDefault="006574F1" w:rsidP="006574F1">
      <w:pPr>
        <w:pStyle w:val="ListBullet"/>
        <w:numPr>
          <w:ilvl w:val="0"/>
          <w:numId w:val="0"/>
        </w:numPr>
        <w:ind w:left="720"/>
        <w:rPr>
          <w:ins w:id="398" w:author="Krish Agrawal" w:date="2023-12-07T01:00:00Z"/>
        </w:rPr>
      </w:pPr>
      <w:ins w:id="399" w:author="Krish Agrawal" w:date="2023-12-07T00:58:00Z">
        <w:r w:rsidRPr="006574F1">
          <w:drawing>
            <wp:inline distT="0" distB="0" distL="0" distR="0" wp14:anchorId="2B522D93" wp14:editId="0AAB29B0">
              <wp:extent cx="1819529" cy="495369"/>
              <wp:effectExtent l="0" t="0" r="9525" b="0"/>
              <wp:docPr id="166405100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64051000" name=""/>
                      <pic:cNvPicPr/>
                    </pic:nvPicPr>
                    <pic:blipFill>
                      <a:blip r:embed="rId8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19529" cy="49536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7C14112" w14:textId="77777777" w:rsidR="006574F1" w:rsidRDefault="006574F1" w:rsidP="006574F1">
      <w:pPr>
        <w:pStyle w:val="ListBullet"/>
        <w:numPr>
          <w:ilvl w:val="0"/>
          <w:numId w:val="0"/>
        </w:numPr>
        <w:ind w:left="720"/>
        <w:rPr>
          <w:ins w:id="400" w:author="Krish Agrawal" w:date="2023-12-07T00:58:00Z"/>
        </w:rPr>
      </w:pPr>
    </w:p>
    <w:p w14:paraId="2AE1A5B8" w14:textId="77777777" w:rsidR="006574F1" w:rsidRDefault="006574F1" w:rsidP="006574F1">
      <w:pPr>
        <w:pStyle w:val="ListBullet"/>
        <w:numPr>
          <w:ilvl w:val="0"/>
          <w:numId w:val="0"/>
        </w:numPr>
        <w:ind w:left="720"/>
        <w:rPr>
          <w:ins w:id="401" w:author="Krish Agrawal" w:date="2023-12-07T00:58:00Z"/>
        </w:rPr>
      </w:pPr>
    </w:p>
    <w:p w14:paraId="1315FA21" w14:textId="5FF14E40" w:rsidR="006574F1" w:rsidRDefault="006574F1" w:rsidP="006574F1">
      <w:pPr>
        <w:pStyle w:val="ListBullet"/>
        <w:numPr>
          <w:ilvl w:val="0"/>
          <w:numId w:val="17"/>
        </w:numPr>
        <w:rPr>
          <w:ins w:id="402" w:author="Krish Agrawal" w:date="2023-12-07T00:58:00Z"/>
        </w:rPr>
      </w:pPr>
      <w:ins w:id="403" w:author="Krish Agrawal" w:date="2023-12-07T00:58:00Z">
        <w:r w:rsidRPr="006574F1">
          <w:t xml:space="preserve">Write a shell to demonstrate the working of array. Input 10 integer in array and display maximum, minimum, total </w:t>
        </w:r>
        <w:proofErr w:type="gramStart"/>
        <w:r w:rsidRPr="006574F1">
          <w:t>sum</w:t>
        </w:r>
        <w:proofErr w:type="gramEnd"/>
        <w:r w:rsidRPr="006574F1">
          <w:t xml:space="preserve"> and average of an array</w:t>
        </w:r>
        <w:r>
          <w:t>:</w:t>
        </w:r>
      </w:ins>
    </w:p>
    <w:p w14:paraId="54E92DB6" w14:textId="47E46C9E" w:rsidR="006574F1" w:rsidRDefault="006574F1" w:rsidP="006574F1">
      <w:pPr>
        <w:pStyle w:val="ListBullet"/>
        <w:numPr>
          <w:ilvl w:val="0"/>
          <w:numId w:val="0"/>
        </w:numPr>
        <w:ind w:left="720"/>
        <w:rPr>
          <w:ins w:id="404" w:author="Krish Agrawal" w:date="2023-12-07T01:01:00Z"/>
        </w:rPr>
      </w:pPr>
      <w:ins w:id="405" w:author="Krish Agrawal" w:date="2023-12-07T00:59:00Z">
        <w:r w:rsidRPr="006574F1">
          <w:drawing>
            <wp:inline distT="0" distB="0" distL="0" distR="0" wp14:anchorId="17E021BB" wp14:editId="378D257A">
              <wp:extent cx="2667000" cy="3269713"/>
              <wp:effectExtent l="0" t="0" r="0" b="6985"/>
              <wp:docPr id="5103019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1030193" name=""/>
                      <pic:cNvPicPr/>
                    </pic:nvPicPr>
                    <pic:blipFill>
                      <a:blip r:embed="rId8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74188" cy="3278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406" w:author="Krish Agrawal" w:date="2023-12-07T01:00:00Z">
        <w:r w:rsidRPr="006574F1">
          <w:drawing>
            <wp:inline distT="0" distB="0" distL="0" distR="0" wp14:anchorId="475A272D" wp14:editId="202025B0">
              <wp:extent cx="2164205" cy="2667000"/>
              <wp:effectExtent l="0" t="0" r="7620" b="0"/>
              <wp:docPr id="122678955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26789555" name=""/>
                      <pic:cNvPicPr/>
                    </pic:nvPicPr>
                    <pic:blipFill>
                      <a:blip r:embed="rId8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66949" cy="26703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309D1F" w14:textId="77777777" w:rsidR="006574F1" w:rsidRDefault="006574F1" w:rsidP="006574F1">
      <w:pPr>
        <w:pStyle w:val="ListBullet"/>
        <w:numPr>
          <w:ilvl w:val="0"/>
          <w:numId w:val="0"/>
        </w:numPr>
        <w:ind w:left="720"/>
        <w:rPr>
          <w:ins w:id="407" w:author="Krish Agrawal" w:date="2023-12-07T01:01:00Z"/>
        </w:rPr>
      </w:pPr>
    </w:p>
    <w:p w14:paraId="584204D6" w14:textId="51075331" w:rsidR="006574F1" w:rsidRDefault="006574F1" w:rsidP="006574F1">
      <w:pPr>
        <w:pStyle w:val="ListBullet"/>
        <w:numPr>
          <w:ilvl w:val="0"/>
          <w:numId w:val="0"/>
        </w:numPr>
        <w:ind w:left="720"/>
        <w:rPr>
          <w:ins w:id="408" w:author="Krish Agrawal" w:date="2023-12-07T01:01:00Z"/>
        </w:rPr>
      </w:pPr>
      <w:ins w:id="409" w:author="Krish Agrawal" w:date="2023-12-07T01:01:00Z">
        <w:r w:rsidRPr="006574F1">
          <w:lastRenderedPageBreak/>
          <w:drawing>
            <wp:inline distT="0" distB="0" distL="0" distR="0" wp14:anchorId="210F57BE" wp14:editId="64A5DECD">
              <wp:extent cx="2905530" cy="3934374"/>
              <wp:effectExtent l="0" t="0" r="9525" b="9525"/>
              <wp:docPr id="150232558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02325584" name=""/>
                      <pic:cNvPicPr/>
                    </pic:nvPicPr>
                    <pic:blipFill>
                      <a:blip r:embed="rId8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05530" cy="39343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BD5F3E3" w14:textId="77777777" w:rsidR="006574F1" w:rsidRDefault="006574F1" w:rsidP="006574F1">
      <w:pPr>
        <w:pStyle w:val="ListBullet"/>
        <w:numPr>
          <w:ilvl w:val="0"/>
          <w:numId w:val="0"/>
        </w:numPr>
        <w:ind w:left="720"/>
        <w:rPr>
          <w:ins w:id="410" w:author="Krish Agrawal" w:date="2023-12-07T01:01:00Z"/>
        </w:rPr>
      </w:pPr>
    </w:p>
    <w:p w14:paraId="7D8F275D" w14:textId="77777777" w:rsidR="006574F1" w:rsidRDefault="006574F1" w:rsidP="006574F1">
      <w:pPr>
        <w:pStyle w:val="ListBullet"/>
        <w:numPr>
          <w:ilvl w:val="0"/>
          <w:numId w:val="0"/>
        </w:numPr>
        <w:ind w:left="720"/>
        <w:rPr>
          <w:ins w:id="411" w:author="Krish Agrawal" w:date="2023-12-07T01:01:00Z"/>
        </w:rPr>
      </w:pPr>
    </w:p>
    <w:p w14:paraId="7B22DF2F" w14:textId="19FE7064" w:rsidR="006574F1" w:rsidRDefault="006574F1" w:rsidP="006574F1">
      <w:pPr>
        <w:pStyle w:val="ListBullet"/>
        <w:numPr>
          <w:ilvl w:val="0"/>
          <w:numId w:val="0"/>
        </w:numPr>
        <w:ind w:left="-540"/>
        <w:rPr>
          <w:ins w:id="412" w:author="Krish Agrawal" w:date="2023-12-07T01:02:00Z"/>
          <w:b/>
          <w:bCs/>
          <w:u w:val="single"/>
        </w:rPr>
      </w:pPr>
      <w:ins w:id="413" w:author="Krish Agrawal" w:date="2023-12-07T01:01:00Z">
        <w:r w:rsidRPr="006574F1">
          <w:rPr>
            <w:b/>
            <w:bCs/>
            <w:u w:val="single"/>
            <w:rPrChange w:id="414" w:author="Krish Agrawal" w:date="2023-12-07T01:02:00Z">
              <w:rPr/>
            </w:rPrChange>
          </w:rPr>
          <w:t xml:space="preserve">Q6. </w:t>
        </w:r>
        <w:r w:rsidRPr="006574F1">
          <w:rPr>
            <w:b/>
            <w:bCs/>
            <w:u w:val="single"/>
            <w:rPrChange w:id="415" w:author="Krish Agrawal" w:date="2023-12-07T01:02:00Z">
              <w:rPr/>
            </w:rPrChange>
          </w:rPr>
          <w:t>Shell scripts related to strings and pipes:</w:t>
        </w:r>
      </w:ins>
    </w:p>
    <w:p w14:paraId="0E5861BA" w14:textId="77777777" w:rsidR="006574F1" w:rsidRDefault="006574F1" w:rsidP="006574F1">
      <w:pPr>
        <w:pStyle w:val="ListBullet"/>
        <w:numPr>
          <w:ilvl w:val="0"/>
          <w:numId w:val="0"/>
        </w:numPr>
        <w:ind w:left="-540"/>
        <w:rPr>
          <w:ins w:id="416" w:author="Krish Agrawal" w:date="2023-12-07T01:02:00Z"/>
          <w:b/>
          <w:bCs/>
          <w:u w:val="single"/>
        </w:rPr>
      </w:pPr>
    </w:p>
    <w:p w14:paraId="2117585F" w14:textId="386D37D8" w:rsidR="006574F1" w:rsidRDefault="008F7911" w:rsidP="006574F1">
      <w:pPr>
        <w:pStyle w:val="ListBullet"/>
        <w:numPr>
          <w:ilvl w:val="0"/>
          <w:numId w:val="18"/>
        </w:numPr>
        <w:rPr>
          <w:ins w:id="417" w:author="Krish Agrawal" w:date="2023-12-07T01:27:00Z"/>
        </w:rPr>
      </w:pPr>
      <w:ins w:id="418" w:author="Krish Agrawal" w:date="2023-12-07T01:27:00Z">
        <w:r w:rsidRPr="008F7911">
          <w:t>Write a shell script to input two strings from the user and determine whether they are same or not</w:t>
        </w:r>
        <w:r>
          <w:t>:</w:t>
        </w:r>
      </w:ins>
    </w:p>
    <w:p w14:paraId="7CCCB781" w14:textId="6E078149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19" w:author="Krish Agrawal" w:date="2023-12-07T01:27:00Z"/>
        </w:rPr>
      </w:pPr>
      <w:ins w:id="420" w:author="Krish Agrawal" w:date="2023-12-07T01:27:00Z">
        <w:r w:rsidRPr="008F7911">
          <w:drawing>
            <wp:inline distT="0" distB="0" distL="0" distR="0" wp14:anchorId="30F7B42C" wp14:editId="29C7D021">
              <wp:extent cx="3534268" cy="3010320"/>
              <wp:effectExtent l="0" t="0" r="9525" b="0"/>
              <wp:docPr id="180561382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05613824" name=""/>
                      <pic:cNvPicPr/>
                    </pic:nvPicPr>
                    <pic:blipFill>
                      <a:blip r:embed="rId8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34268" cy="30103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A0B2490" w14:textId="60BAC28E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21" w:author="Krish Agrawal" w:date="2023-12-07T01:28:00Z"/>
        </w:rPr>
      </w:pPr>
      <w:ins w:id="422" w:author="Krish Agrawal" w:date="2023-12-07T01:28:00Z">
        <w:r w:rsidRPr="008F7911">
          <w:drawing>
            <wp:inline distT="0" distB="0" distL="0" distR="0" wp14:anchorId="77C6AE4E" wp14:editId="1C19D5AF">
              <wp:extent cx="2638793" cy="676369"/>
              <wp:effectExtent l="0" t="0" r="9525" b="9525"/>
              <wp:docPr id="72837911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28379117" name=""/>
                      <pic:cNvPicPr/>
                    </pic:nvPicPr>
                    <pic:blipFill>
                      <a:blip r:embed="rId9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38793" cy="67636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BA2368" w14:textId="15B3CDF9" w:rsidR="008F7911" w:rsidRDefault="008F7911" w:rsidP="008F7911">
      <w:pPr>
        <w:pStyle w:val="ListBullet"/>
        <w:numPr>
          <w:ilvl w:val="0"/>
          <w:numId w:val="18"/>
        </w:numPr>
        <w:rPr>
          <w:ins w:id="423" w:author="Krish Agrawal" w:date="2023-12-07T01:28:00Z"/>
        </w:rPr>
      </w:pPr>
      <w:ins w:id="424" w:author="Krish Agrawal" w:date="2023-12-07T01:28:00Z">
        <w:r w:rsidRPr="008F7911">
          <w:lastRenderedPageBreak/>
          <w:t>Write a shell script to input a string from the user and determine its length</w:t>
        </w:r>
        <w:r>
          <w:t>:</w:t>
        </w:r>
      </w:ins>
    </w:p>
    <w:p w14:paraId="20C35481" w14:textId="2109AC60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25" w:author="Krish Agrawal" w:date="2023-12-07T01:29:00Z"/>
        </w:rPr>
      </w:pPr>
      <w:ins w:id="426" w:author="Krish Agrawal" w:date="2023-12-07T01:28:00Z">
        <w:r w:rsidRPr="008F7911">
          <w:drawing>
            <wp:inline distT="0" distB="0" distL="0" distR="0" wp14:anchorId="4E8391ED" wp14:editId="288204DF">
              <wp:extent cx="5068007" cy="1895740"/>
              <wp:effectExtent l="0" t="0" r="0" b="9525"/>
              <wp:docPr id="39524131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5241317" name=""/>
                      <pic:cNvPicPr/>
                    </pic:nvPicPr>
                    <pic:blipFill>
                      <a:blip r:embed="rId9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68007" cy="18957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427" w:author="Krish Agrawal" w:date="2023-12-07T01:29:00Z">
        <w:r w:rsidRPr="008F7911">
          <w:drawing>
            <wp:inline distT="0" distB="0" distL="0" distR="0" wp14:anchorId="1B40C94C" wp14:editId="1F77333E">
              <wp:extent cx="3010320" cy="457264"/>
              <wp:effectExtent l="0" t="0" r="0" b="0"/>
              <wp:docPr id="198018749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80187490" name=""/>
                      <pic:cNvPicPr/>
                    </pic:nvPicPr>
                    <pic:blipFill>
                      <a:blip r:embed="rId9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0320" cy="45726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AA854D" w14:textId="77777777" w:rsidR="008F7911" w:rsidRDefault="008F7911" w:rsidP="008F7911">
      <w:pPr>
        <w:pStyle w:val="ListBullet"/>
        <w:numPr>
          <w:ilvl w:val="0"/>
          <w:numId w:val="0"/>
        </w:numPr>
        <w:ind w:left="360" w:hanging="360"/>
        <w:rPr>
          <w:ins w:id="428" w:author="Krish Agrawal" w:date="2023-12-07T01:29:00Z"/>
        </w:rPr>
      </w:pPr>
    </w:p>
    <w:p w14:paraId="4E48A713" w14:textId="55E8E903" w:rsidR="008F7911" w:rsidRDefault="008F7911" w:rsidP="008F7911">
      <w:pPr>
        <w:pStyle w:val="ListBullet"/>
        <w:numPr>
          <w:ilvl w:val="0"/>
          <w:numId w:val="18"/>
        </w:numPr>
        <w:rPr>
          <w:ins w:id="429" w:author="Krish Agrawal" w:date="2023-12-07T01:29:00Z"/>
        </w:rPr>
      </w:pPr>
      <w:ins w:id="430" w:author="Krish Agrawal" w:date="2023-12-07T01:29:00Z">
        <w:r w:rsidRPr="008F7911">
          <w:t>Write a shell script to input two strings from the user and find the occurrences of string2 in string 1</w:t>
        </w:r>
        <w:r>
          <w:t>:</w:t>
        </w:r>
      </w:ins>
    </w:p>
    <w:p w14:paraId="4B7FE6AD" w14:textId="00310D06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31" w:author="Krish Agrawal" w:date="2023-12-07T01:30:00Z"/>
        </w:rPr>
      </w:pPr>
      <w:ins w:id="432" w:author="Krish Agrawal" w:date="2023-12-07T01:29:00Z">
        <w:r w:rsidRPr="008F7911">
          <w:drawing>
            <wp:inline distT="0" distB="0" distL="0" distR="0" wp14:anchorId="74CD3FB2" wp14:editId="0111896E">
              <wp:extent cx="4963218" cy="3038899"/>
              <wp:effectExtent l="0" t="0" r="8890" b="9525"/>
              <wp:docPr id="140538566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05385662" name=""/>
                      <pic:cNvPicPr/>
                    </pic:nvPicPr>
                    <pic:blipFill>
                      <a:blip r:embed="rId9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63218" cy="30388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4D07A3B" w14:textId="4706AD8D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33" w:author="Krish Agrawal" w:date="2023-12-07T01:30:00Z"/>
        </w:rPr>
      </w:pPr>
      <w:ins w:id="434" w:author="Krish Agrawal" w:date="2023-12-07T01:30:00Z">
        <w:r w:rsidRPr="008F7911">
          <w:drawing>
            <wp:inline distT="0" distB="0" distL="0" distR="0" wp14:anchorId="663CE6CB" wp14:editId="496EDB27">
              <wp:extent cx="3982006" cy="790685"/>
              <wp:effectExtent l="0" t="0" r="0" b="9525"/>
              <wp:docPr id="10356546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3565463" name=""/>
                      <pic:cNvPicPr/>
                    </pic:nvPicPr>
                    <pic:blipFill>
                      <a:blip r:embed="rId9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82006" cy="7906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BCB4533" w14:textId="77777777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35" w:author="Krish Agrawal" w:date="2023-12-07T01:30:00Z"/>
        </w:rPr>
      </w:pPr>
    </w:p>
    <w:p w14:paraId="7CDE1B58" w14:textId="77777777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36" w:author="Krish Agrawal" w:date="2023-12-07T01:30:00Z"/>
        </w:rPr>
      </w:pPr>
    </w:p>
    <w:p w14:paraId="402F43C6" w14:textId="77777777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37" w:author="Krish Agrawal" w:date="2023-12-07T01:30:00Z"/>
        </w:rPr>
      </w:pPr>
    </w:p>
    <w:p w14:paraId="2A9EBA42" w14:textId="77777777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38" w:author="Krish Agrawal" w:date="2023-12-07T01:30:00Z"/>
        </w:rPr>
      </w:pPr>
    </w:p>
    <w:p w14:paraId="151BE24C" w14:textId="77777777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39" w:author="Krish Agrawal" w:date="2023-12-07T01:30:00Z"/>
        </w:rPr>
      </w:pPr>
    </w:p>
    <w:p w14:paraId="70CB9D6E" w14:textId="77777777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40" w:author="Krish Agrawal" w:date="2023-12-07T01:30:00Z"/>
        </w:rPr>
      </w:pPr>
    </w:p>
    <w:p w14:paraId="38F82BD5" w14:textId="77777777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41" w:author="Krish Agrawal" w:date="2023-12-07T01:31:00Z"/>
        </w:rPr>
      </w:pPr>
    </w:p>
    <w:p w14:paraId="2F38535D" w14:textId="77777777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42" w:author="Krish Agrawal" w:date="2023-12-07T01:30:00Z"/>
        </w:rPr>
      </w:pPr>
    </w:p>
    <w:p w14:paraId="2260CBDB" w14:textId="77777777" w:rsidR="008F7911" w:rsidRDefault="008F7911" w:rsidP="008F7911">
      <w:pPr>
        <w:pStyle w:val="ListBullet"/>
        <w:numPr>
          <w:ilvl w:val="0"/>
          <w:numId w:val="0"/>
        </w:numPr>
        <w:ind w:left="360" w:hanging="360"/>
        <w:rPr>
          <w:ins w:id="443" w:author="Krish Agrawal" w:date="2023-12-07T01:30:00Z"/>
        </w:rPr>
      </w:pPr>
    </w:p>
    <w:p w14:paraId="3C7C47BA" w14:textId="2BF93E35" w:rsidR="008F7911" w:rsidRDefault="008F7911" w:rsidP="008F7911">
      <w:pPr>
        <w:pStyle w:val="ListBullet"/>
        <w:numPr>
          <w:ilvl w:val="0"/>
          <w:numId w:val="18"/>
        </w:numPr>
        <w:rPr>
          <w:ins w:id="444" w:author="Krish Agrawal" w:date="2023-12-07T01:30:00Z"/>
        </w:rPr>
      </w:pPr>
      <w:ins w:id="445" w:author="Krish Agrawal" w:date="2023-12-07T01:30:00Z">
        <w:r w:rsidRPr="008F7911">
          <w:lastRenderedPageBreak/>
          <w:t xml:space="preserve">Write a shell script to input the name of a file as command line argument and display the number of characters, </w:t>
        </w:r>
        <w:proofErr w:type="gramStart"/>
        <w:r w:rsidRPr="008F7911">
          <w:t>words</w:t>
        </w:r>
        <w:proofErr w:type="gramEnd"/>
        <w:r w:rsidRPr="008F7911">
          <w:t xml:space="preserve"> and lines in the file</w:t>
        </w:r>
        <w:r>
          <w:t>:</w:t>
        </w:r>
      </w:ins>
    </w:p>
    <w:p w14:paraId="6B983995" w14:textId="6D56D4DF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46" w:author="Krish Agrawal" w:date="2023-12-07T01:31:00Z"/>
        </w:rPr>
      </w:pPr>
      <w:ins w:id="447" w:author="Krish Agrawal" w:date="2023-12-07T01:30:00Z">
        <w:r w:rsidRPr="008F7911">
          <w:drawing>
            <wp:inline distT="0" distB="0" distL="0" distR="0" wp14:anchorId="37316985" wp14:editId="7DA9EC8D">
              <wp:extent cx="3743847" cy="3372321"/>
              <wp:effectExtent l="0" t="0" r="0" b="0"/>
              <wp:docPr id="211215078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12150787" name=""/>
                      <pic:cNvPicPr/>
                    </pic:nvPicPr>
                    <pic:blipFill>
                      <a:blip r:embed="rId9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43847" cy="33723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2F4C94" w14:textId="2521ED97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48" w:author="Krish Agrawal" w:date="2023-12-07T01:31:00Z"/>
        </w:rPr>
      </w:pPr>
      <w:ins w:id="449" w:author="Krish Agrawal" w:date="2023-12-07T01:31:00Z">
        <w:r w:rsidRPr="008F7911">
          <w:drawing>
            <wp:inline distT="0" distB="0" distL="0" distR="0" wp14:anchorId="21A4883C" wp14:editId="400B1920">
              <wp:extent cx="2715004" cy="523948"/>
              <wp:effectExtent l="0" t="0" r="9525" b="9525"/>
              <wp:docPr id="124787920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47879206" name=""/>
                      <pic:cNvPicPr/>
                    </pic:nvPicPr>
                    <pic:blipFill>
                      <a:blip r:embed="rId9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15004" cy="5239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5FF817F" w14:textId="77777777" w:rsidR="008F7911" w:rsidRDefault="008F7911" w:rsidP="008F7911">
      <w:pPr>
        <w:pStyle w:val="ListBullet"/>
        <w:numPr>
          <w:ilvl w:val="0"/>
          <w:numId w:val="0"/>
        </w:numPr>
        <w:ind w:left="360" w:hanging="360"/>
        <w:rPr>
          <w:ins w:id="450" w:author="Krish Agrawal" w:date="2023-12-07T01:31:00Z"/>
        </w:rPr>
      </w:pPr>
    </w:p>
    <w:p w14:paraId="5E9165FD" w14:textId="19D99B21" w:rsidR="008F7911" w:rsidRDefault="008F7911" w:rsidP="008F7911">
      <w:pPr>
        <w:pStyle w:val="ListBullet"/>
        <w:numPr>
          <w:ilvl w:val="0"/>
          <w:numId w:val="18"/>
        </w:numPr>
        <w:rPr>
          <w:ins w:id="451" w:author="Krish Agrawal" w:date="2023-12-07T01:31:00Z"/>
        </w:rPr>
      </w:pPr>
      <w:ins w:id="452" w:author="Krish Agrawal" w:date="2023-12-07T01:31:00Z">
        <w:r w:rsidRPr="008F7911">
          <w:t>Write a shell script to display a list of directories within the current directory and how much space they consume, sorted from the largest to the smallest</w:t>
        </w:r>
        <w:r>
          <w:t>:</w:t>
        </w:r>
      </w:ins>
    </w:p>
    <w:p w14:paraId="1408E173" w14:textId="53BE28F5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53" w:author="Krish Agrawal" w:date="2023-12-07T01:33:00Z"/>
        </w:rPr>
      </w:pPr>
      <w:ins w:id="454" w:author="Krish Agrawal" w:date="2023-12-07T01:32:00Z">
        <w:r w:rsidRPr="008F7911">
          <w:drawing>
            <wp:inline distT="0" distB="0" distL="0" distR="0" wp14:anchorId="23CD82A2" wp14:editId="5F89C4DE">
              <wp:extent cx="4572638" cy="2734057"/>
              <wp:effectExtent l="0" t="0" r="0" b="9525"/>
              <wp:docPr id="9915071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9150714" name=""/>
                      <pic:cNvPicPr/>
                    </pic:nvPicPr>
                    <pic:blipFill>
                      <a:blip r:embed="rId9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72638" cy="273405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455" w:author="Krish Agrawal" w:date="2023-12-07T01:33:00Z">
        <w:r w:rsidRPr="008F7911">
          <w:drawing>
            <wp:inline distT="0" distB="0" distL="0" distR="0" wp14:anchorId="4136140C" wp14:editId="52ABF06B">
              <wp:extent cx="1533739" cy="581106"/>
              <wp:effectExtent l="0" t="0" r="9525" b="9525"/>
              <wp:docPr id="535627068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35627068" name=""/>
                      <pic:cNvPicPr/>
                    </pic:nvPicPr>
                    <pic:blipFill>
                      <a:blip r:embed="rId9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33739" cy="58110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BB0BDB" w14:textId="77777777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56" w:author="Krish Agrawal" w:date="2023-12-07T01:33:00Z"/>
        </w:rPr>
      </w:pPr>
    </w:p>
    <w:p w14:paraId="2797D394" w14:textId="77777777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57" w:author="Krish Agrawal" w:date="2023-12-07T01:33:00Z"/>
        </w:rPr>
      </w:pPr>
    </w:p>
    <w:p w14:paraId="3D4DFAC4" w14:textId="77777777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58" w:author="Krish Agrawal" w:date="2023-12-07T01:33:00Z"/>
        </w:rPr>
      </w:pPr>
    </w:p>
    <w:p w14:paraId="41439BCC" w14:textId="1E44735A" w:rsidR="008F7911" w:rsidRDefault="008F7911" w:rsidP="008F7911">
      <w:pPr>
        <w:pStyle w:val="ListBullet"/>
        <w:numPr>
          <w:ilvl w:val="0"/>
          <w:numId w:val="18"/>
        </w:numPr>
        <w:rPr>
          <w:ins w:id="459" w:author="Krish Agrawal" w:date="2023-12-07T01:33:00Z"/>
        </w:rPr>
      </w:pPr>
      <w:ins w:id="460" w:author="Krish Agrawal" w:date="2023-12-07T01:33:00Z">
        <w:r w:rsidRPr="008F7911">
          <w:lastRenderedPageBreak/>
          <w:t>Write a short script count txt to count the total number of .txt files in the current directory, and print out this number to screen</w:t>
        </w:r>
        <w:r>
          <w:t>:</w:t>
        </w:r>
      </w:ins>
    </w:p>
    <w:p w14:paraId="797EA4DD" w14:textId="424FB4D1" w:rsidR="008F7911" w:rsidRDefault="008F7911" w:rsidP="008F7911">
      <w:pPr>
        <w:pStyle w:val="ListBullet"/>
        <w:numPr>
          <w:ilvl w:val="0"/>
          <w:numId w:val="0"/>
        </w:numPr>
        <w:ind w:left="720"/>
        <w:rPr>
          <w:ins w:id="461" w:author="Krish Agrawal" w:date="2023-12-07T01:33:00Z"/>
        </w:rPr>
      </w:pPr>
      <w:ins w:id="462" w:author="Krish Agrawal" w:date="2023-12-07T01:33:00Z">
        <w:r w:rsidRPr="008F7911">
          <w:drawing>
            <wp:inline distT="0" distB="0" distL="0" distR="0" wp14:anchorId="06D87B03" wp14:editId="39F3E7B3">
              <wp:extent cx="4525006" cy="895475"/>
              <wp:effectExtent l="0" t="0" r="0" b="0"/>
              <wp:docPr id="212969071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29690719" name=""/>
                      <pic:cNvPicPr/>
                    </pic:nvPicPr>
                    <pic:blipFill>
                      <a:blip r:embed="rId9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25006" cy="8954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CA4D17" w14:textId="67F3725B" w:rsidR="008F7911" w:rsidRPr="006574F1" w:rsidRDefault="008F7911" w:rsidP="008F7911">
      <w:pPr>
        <w:pStyle w:val="ListBullet"/>
        <w:numPr>
          <w:ilvl w:val="0"/>
          <w:numId w:val="0"/>
        </w:numPr>
        <w:ind w:left="720"/>
        <w:rPr>
          <w:rPrChange w:id="463" w:author="Krish Agrawal" w:date="2023-12-07T01:02:00Z">
            <w:rPr>
              <w:rFonts w:eastAsia="Calibri"/>
            </w:rPr>
          </w:rPrChange>
        </w:rPr>
        <w:pPrChange w:id="464" w:author="Krish Agrawal" w:date="2023-12-07T01:33:00Z">
          <w:pPr>
            <w:spacing w:after="200" w:line="276" w:lineRule="auto"/>
          </w:pPr>
        </w:pPrChange>
      </w:pPr>
      <w:ins w:id="465" w:author="Krish Agrawal" w:date="2023-12-07T01:34:00Z">
        <w:r w:rsidRPr="008F7911">
          <w:drawing>
            <wp:inline distT="0" distB="0" distL="0" distR="0" wp14:anchorId="0176ECD2" wp14:editId="4A67ED02">
              <wp:extent cx="3629532" cy="209579"/>
              <wp:effectExtent l="0" t="0" r="9525" b="0"/>
              <wp:docPr id="4728898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288989" name=""/>
                      <pic:cNvPicPr/>
                    </pic:nvPicPr>
                    <pic:blipFill>
                      <a:blip r:embed="rId10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29532" cy="2095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 w:rsidR="008F7911" w:rsidRPr="006574F1" w:rsidSect="007061C4">
      <w:pgSz w:w="11906" w:h="16838" w:code="9"/>
      <w:pgMar w:top="1440" w:right="1440" w:bottom="1440" w:left="1440" w:header="720" w:footer="720" w:gutter="0"/>
      <w:cols w:space="720"/>
      <w:docGrid w:linePitch="360"/>
      <w:sectPrChange w:id="466" w:author="Krish Agrawal" w:date="2023-12-07T01:36:00Z">
        <w:sectPr w:rsidR="008F7911" w:rsidRPr="006574F1" w:rsidSect="007061C4">
          <w:pgSz w:w="12240" w:h="15840" w:code="0"/>
          <w:pgMar w:top="1440" w:right="1440" w:bottom="1440" w:left="1440" w:header="720" w:footer="720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71816" w14:textId="77777777" w:rsidR="00FA012F" w:rsidRDefault="00FA012F" w:rsidP="006574F1">
      <w:pPr>
        <w:spacing w:after="0" w:line="240" w:lineRule="auto"/>
      </w:pPr>
      <w:r>
        <w:separator/>
      </w:r>
    </w:p>
  </w:endnote>
  <w:endnote w:type="continuationSeparator" w:id="0">
    <w:p w14:paraId="7C57FBC7" w14:textId="77777777" w:rsidR="00FA012F" w:rsidRDefault="00FA012F" w:rsidP="00657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12F9F" w14:textId="77777777" w:rsidR="00FA012F" w:rsidRDefault="00FA012F" w:rsidP="006574F1">
      <w:pPr>
        <w:spacing w:after="0" w:line="240" w:lineRule="auto"/>
      </w:pPr>
      <w:r>
        <w:separator/>
      </w:r>
    </w:p>
  </w:footnote>
  <w:footnote w:type="continuationSeparator" w:id="0">
    <w:p w14:paraId="664D6886" w14:textId="77777777" w:rsidR="00FA012F" w:rsidRDefault="00FA012F" w:rsidP="006574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AE6CA8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E97C78"/>
    <w:multiLevelType w:val="multilevel"/>
    <w:tmpl w:val="C30662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0333B9"/>
    <w:multiLevelType w:val="multilevel"/>
    <w:tmpl w:val="EA02D5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6695D2D"/>
    <w:multiLevelType w:val="hybridMultilevel"/>
    <w:tmpl w:val="84E4A62E"/>
    <w:lvl w:ilvl="0" w:tplc="BDB41E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027C37"/>
    <w:multiLevelType w:val="multilevel"/>
    <w:tmpl w:val="41B40C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7842D3"/>
    <w:multiLevelType w:val="multilevel"/>
    <w:tmpl w:val="B41642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81F4912"/>
    <w:multiLevelType w:val="multilevel"/>
    <w:tmpl w:val="1DAE17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D09343B"/>
    <w:multiLevelType w:val="hybridMultilevel"/>
    <w:tmpl w:val="D590B4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50D5896"/>
    <w:multiLevelType w:val="hybridMultilevel"/>
    <w:tmpl w:val="1B969476"/>
    <w:lvl w:ilvl="0" w:tplc="79923120">
      <w:start w:val="1"/>
      <w:numFmt w:val="upperLetter"/>
      <w:lvlText w:val="%1)"/>
      <w:lvlJc w:val="left"/>
      <w:pPr>
        <w:ind w:left="720" w:hanging="360"/>
      </w:pPr>
      <w:rPr>
        <w:rFonts w:eastAsia="Calibr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751E25"/>
    <w:multiLevelType w:val="hybridMultilevel"/>
    <w:tmpl w:val="936AC298"/>
    <w:lvl w:ilvl="0" w:tplc="5B32FF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EE3107"/>
    <w:multiLevelType w:val="hybridMultilevel"/>
    <w:tmpl w:val="36CCA032"/>
    <w:lvl w:ilvl="0" w:tplc="932800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6278C1"/>
    <w:multiLevelType w:val="hybridMultilevel"/>
    <w:tmpl w:val="C8AC023A"/>
    <w:lvl w:ilvl="0" w:tplc="14F6627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D96CE5"/>
    <w:multiLevelType w:val="multilevel"/>
    <w:tmpl w:val="96C80D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6603BCA"/>
    <w:multiLevelType w:val="hybridMultilevel"/>
    <w:tmpl w:val="F7681144"/>
    <w:lvl w:ilvl="0" w:tplc="35FC820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815226"/>
    <w:multiLevelType w:val="multilevel"/>
    <w:tmpl w:val="62085A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0D8703B"/>
    <w:multiLevelType w:val="multilevel"/>
    <w:tmpl w:val="91ECAD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3F148A3"/>
    <w:multiLevelType w:val="multilevel"/>
    <w:tmpl w:val="CA9C48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65325BC"/>
    <w:multiLevelType w:val="multilevel"/>
    <w:tmpl w:val="8C9250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320424511">
    <w:abstractNumId w:val="2"/>
  </w:num>
  <w:num w:numId="2" w16cid:durableId="447433446">
    <w:abstractNumId w:val="6"/>
  </w:num>
  <w:num w:numId="3" w16cid:durableId="1739857816">
    <w:abstractNumId w:val="5"/>
  </w:num>
  <w:num w:numId="4" w16cid:durableId="1922834344">
    <w:abstractNumId w:val="17"/>
  </w:num>
  <w:num w:numId="5" w16cid:durableId="267273327">
    <w:abstractNumId w:val="1"/>
  </w:num>
  <w:num w:numId="6" w16cid:durableId="929311877">
    <w:abstractNumId w:val="16"/>
  </w:num>
  <w:num w:numId="7" w16cid:durableId="1446003108">
    <w:abstractNumId w:val="4"/>
  </w:num>
  <w:num w:numId="8" w16cid:durableId="418673514">
    <w:abstractNumId w:val="14"/>
  </w:num>
  <w:num w:numId="9" w16cid:durableId="1995182858">
    <w:abstractNumId w:val="12"/>
  </w:num>
  <w:num w:numId="10" w16cid:durableId="961495192">
    <w:abstractNumId w:val="15"/>
  </w:num>
  <w:num w:numId="11" w16cid:durableId="337773422">
    <w:abstractNumId w:val="7"/>
  </w:num>
  <w:num w:numId="12" w16cid:durableId="804198164">
    <w:abstractNumId w:val="11"/>
  </w:num>
  <w:num w:numId="13" w16cid:durableId="997423367">
    <w:abstractNumId w:val="0"/>
  </w:num>
  <w:num w:numId="14" w16cid:durableId="1730151185">
    <w:abstractNumId w:val="3"/>
  </w:num>
  <w:num w:numId="15" w16cid:durableId="1795128135">
    <w:abstractNumId w:val="9"/>
  </w:num>
  <w:num w:numId="16" w16cid:durableId="930118125">
    <w:abstractNumId w:val="8"/>
  </w:num>
  <w:num w:numId="17" w16cid:durableId="1578897650">
    <w:abstractNumId w:val="10"/>
  </w:num>
  <w:num w:numId="18" w16cid:durableId="1323967453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rish Agrawal">
    <w15:presenceInfo w15:providerId="Windows Live" w15:userId="3a14542d8d4a3d7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C41"/>
    <w:rsid w:val="00084C41"/>
    <w:rsid w:val="000B38E9"/>
    <w:rsid w:val="00143D8E"/>
    <w:rsid w:val="001A3CD6"/>
    <w:rsid w:val="002B0599"/>
    <w:rsid w:val="00340E46"/>
    <w:rsid w:val="0043588F"/>
    <w:rsid w:val="00547B25"/>
    <w:rsid w:val="006574F1"/>
    <w:rsid w:val="006E36F3"/>
    <w:rsid w:val="007061C4"/>
    <w:rsid w:val="00767E75"/>
    <w:rsid w:val="00840138"/>
    <w:rsid w:val="00892EDD"/>
    <w:rsid w:val="008948D0"/>
    <w:rsid w:val="008F7911"/>
    <w:rsid w:val="00925343"/>
    <w:rsid w:val="00AE3435"/>
    <w:rsid w:val="00BA1B7D"/>
    <w:rsid w:val="00BB3BBD"/>
    <w:rsid w:val="00BC630E"/>
    <w:rsid w:val="00BF64D9"/>
    <w:rsid w:val="00C1712C"/>
    <w:rsid w:val="00DB323B"/>
    <w:rsid w:val="00E766BA"/>
    <w:rsid w:val="00EA0D2A"/>
    <w:rsid w:val="00FA0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8F40E"/>
  <w15:docId w15:val="{244A95F1-034B-4F3E-B2E5-67416F2C2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12C"/>
    <w:pPr>
      <w:ind w:left="720"/>
      <w:contextualSpacing/>
    </w:pPr>
  </w:style>
  <w:style w:type="paragraph" w:styleId="Revision">
    <w:name w:val="Revision"/>
    <w:hidden/>
    <w:uiPriority w:val="99"/>
    <w:semiHidden/>
    <w:rsid w:val="0043588F"/>
    <w:pPr>
      <w:spacing w:after="0" w:line="240" w:lineRule="auto"/>
    </w:pPr>
  </w:style>
  <w:style w:type="paragraph" w:styleId="ListBullet">
    <w:name w:val="List Bullet"/>
    <w:basedOn w:val="Normal"/>
    <w:uiPriority w:val="99"/>
    <w:unhideWhenUsed/>
    <w:rsid w:val="00547B25"/>
    <w:pPr>
      <w:numPr>
        <w:numId w:val="13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57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4F1"/>
  </w:style>
  <w:style w:type="paragraph" w:styleId="Footer">
    <w:name w:val="footer"/>
    <w:basedOn w:val="Normal"/>
    <w:link w:val="FooterChar"/>
    <w:uiPriority w:val="99"/>
    <w:unhideWhenUsed/>
    <w:rsid w:val="006574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4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6" Type="http://schemas.openxmlformats.org/officeDocument/2006/relationships/oleObject" Target="embeddings/oleObject5.bin"/><Relationship Id="rId11" Type="http://schemas.openxmlformats.org/officeDocument/2006/relationships/image" Target="media/image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102" Type="http://schemas.microsoft.com/office/2011/relationships/people" Target="people.xml"/><Relationship Id="rId5" Type="http://schemas.openxmlformats.org/officeDocument/2006/relationships/footnotes" Target="footnotes.xml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103" Type="http://schemas.openxmlformats.org/officeDocument/2006/relationships/theme" Target="theme/theme1.xml"/><Relationship Id="rId20" Type="http://schemas.openxmlformats.org/officeDocument/2006/relationships/oleObject" Target="embeddings/oleObject7.bin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oleObject" Target="embeddings/oleObject2.bin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7.png"/><Relationship Id="rId99" Type="http://schemas.openxmlformats.org/officeDocument/2006/relationships/image" Target="media/image82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97" Type="http://schemas.openxmlformats.org/officeDocument/2006/relationships/image" Target="media/image80.png"/><Relationship Id="rId7" Type="http://schemas.openxmlformats.org/officeDocument/2006/relationships/image" Target="media/image1.png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oleObject" Target="embeddings/oleObject9.bin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70.png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9" Type="http://schemas.openxmlformats.org/officeDocument/2006/relationships/image" Target="media/image7.png"/><Relationship Id="rId14" Type="http://schemas.openxmlformats.org/officeDocument/2006/relationships/oleObject" Target="embeddings/oleObject4.bin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image" Target="media/image39.png"/><Relationship Id="rId77" Type="http://schemas.openxmlformats.org/officeDocument/2006/relationships/image" Target="media/image60.png"/><Relationship Id="rId100" Type="http://schemas.openxmlformats.org/officeDocument/2006/relationships/image" Target="media/image83.png"/><Relationship Id="rId8" Type="http://schemas.openxmlformats.org/officeDocument/2006/relationships/oleObject" Target="embeddings/oleObject1.bin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22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Krish Agrawal</dc:creator>
  <cp:lastModifiedBy>Krish Agrawal</cp:lastModifiedBy>
  <cp:revision>10</cp:revision>
  <cp:lastPrinted>2023-12-06T20:06:00Z</cp:lastPrinted>
  <dcterms:created xsi:type="dcterms:W3CDTF">2023-12-06T15:42:00Z</dcterms:created>
  <dcterms:modified xsi:type="dcterms:W3CDTF">2023-12-06T20:24:00Z</dcterms:modified>
</cp:coreProperties>
</file>